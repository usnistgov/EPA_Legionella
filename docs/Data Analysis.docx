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C18F" w14:textId="1D9EB665" w:rsidR="00E831D1" w:rsidRDefault="009A5BEA" w:rsidP="009A5BEA">
      <w:pPr>
        <w:pStyle w:val="Title"/>
        <w:pBdr>
          <w:bottom w:val="single" w:sz="4" w:space="1" w:color="auto"/>
        </w:pBdr>
      </w:pPr>
      <w:r>
        <w:t>Data Analysis:</w:t>
      </w:r>
    </w:p>
    <w:p w14:paraId="397994AE" w14:textId="66E4FDCD" w:rsidR="009A5BEA" w:rsidRDefault="009A5BEA" w:rsidP="009A5BEA">
      <w:pPr>
        <w:pStyle w:val="Heading1"/>
      </w:pPr>
      <w:r>
        <w:t>Data locations:</w:t>
      </w:r>
    </w:p>
    <w:p w14:paraId="72BB647A" w14:textId="77777777" w:rsidR="00240083" w:rsidRDefault="00240083" w:rsidP="00240083">
      <w:pPr>
        <w:rPr>
          <w:moveTo w:id="0" w:author="Lima, Nathan M. (Fed)" w:date="2026-02-18T11:10:00Z" w16du:dateUtc="2026-02-18T16:10:00Z"/>
        </w:rPr>
      </w:pPr>
      <w:moveToRangeStart w:id="1" w:author="Lima, Nathan M. (Fed)" w:date="2026-02-18T11:10:00Z" w:name="move222305443"/>
      <w:moveTo w:id="2" w:author="Lima, Nathan M. (Fed)" w:date="2026-02-18T11:10:00Z" w16du:dateUtc="2026-02-18T16:10:00Z">
        <w:r>
          <w:t>I:\EPA Shower\</w:t>
        </w:r>
        <w:proofErr w:type="spellStart"/>
        <w:r>
          <w:t>Aerotrak</w:t>
        </w:r>
        <w:proofErr w:type="spellEnd"/>
        <w:r>
          <w:t xml:space="preserve"> (not used at present)</w:t>
        </w:r>
      </w:moveTo>
    </w:p>
    <w:moveToRangeEnd w:id="1"/>
    <w:p w14:paraId="1000DD26" w14:textId="1DE2738A" w:rsidR="009A5BEA" w:rsidRDefault="009A5BEA">
      <w:pPr>
        <w:rPr>
          <w:ins w:id="3" w:author="Lima, Nathan M. (Fed)" w:date="2026-02-18T11:10:00Z" w16du:dateUtc="2026-02-18T16:10:00Z"/>
        </w:rPr>
      </w:pPr>
      <w:r>
        <w:t>I:\EPA Shower\CO2</w:t>
      </w:r>
    </w:p>
    <w:p w14:paraId="708F819A" w14:textId="0B1D0E25" w:rsidR="00240083" w:rsidRDefault="00240083">
      <w:pPr>
        <w:rPr>
          <w:ins w:id="4" w:author="Lima, Nathan M. (Fed)" w:date="2026-02-18T11:10:00Z" w16du:dateUtc="2026-02-18T16:10:00Z"/>
        </w:rPr>
      </w:pPr>
      <w:ins w:id="5" w:author="Lima, Nathan M. (Fed)" w:date="2026-02-18T11:10:00Z" w16du:dateUtc="2026-02-18T16:10:00Z">
        <w:r>
          <w:t>I:\EPA Shower\</w:t>
        </w:r>
        <w:r>
          <w:t>HOBOs</w:t>
        </w:r>
      </w:ins>
    </w:p>
    <w:p w14:paraId="420FFF84" w14:textId="77777777" w:rsidR="00240083" w:rsidRDefault="00240083" w:rsidP="00240083">
      <w:pPr>
        <w:rPr>
          <w:moveTo w:id="6" w:author="Lima, Nathan M. (Fed)" w:date="2026-02-18T11:10:00Z" w16du:dateUtc="2026-02-18T16:10:00Z"/>
        </w:rPr>
      </w:pPr>
      <w:moveToRangeStart w:id="7" w:author="Lima, Nathan M. (Fed)" w:date="2026-02-18T11:10:00Z" w:name="move222305470"/>
      <w:moveTo w:id="8" w:author="Lima, Nathan M. (Fed)" w:date="2026-02-18T11:10:00Z" w16du:dateUtc="2026-02-18T16:10:00Z">
        <w:r>
          <w:t>I:\EPA Shower\</w:t>
        </w:r>
        <w:r w:rsidRPr="008F3118">
          <w:t>Log - CO2 Injection</w:t>
        </w:r>
      </w:moveTo>
    </w:p>
    <w:p w14:paraId="7ACA4696" w14:textId="77777777" w:rsidR="00240083" w:rsidDel="00240083" w:rsidRDefault="00240083" w:rsidP="00240083">
      <w:pPr>
        <w:rPr>
          <w:del w:id="9" w:author="Lima, Nathan M. (Fed)" w:date="2026-02-18T11:10:00Z" w16du:dateUtc="2026-02-18T16:10:00Z"/>
          <w:moveTo w:id="10" w:author="Lima, Nathan M. (Fed)" w:date="2026-02-18T11:10:00Z" w16du:dateUtc="2026-02-18T16:10:00Z"/>
        </w:rPr>
      </w:pPr>
      <w:moveTo w:id="11" w:author="Lima, Nathan M. (Fed)" w:date="2026-02-18T11:10:00Z" w16du:dateUtc="2026-02-18T16:10:00Z">
        <w:r>
          <w:t>I:\EPA Shower\</w:t>
        </w:r>
        <w:r w:rsidRPr="00FB457A">
          <w:t>Log - Shower</w:t>
        </w:r>
      </w:moveTo>
    </w:p>
    <w:moveToRangeEnd w:id="7"/>
    <w:p w14:paraId="23DFF86E" w14:textId="77777777" w:rsidR="00240083" w:rsidRDefault="00240083"/>
    <w:p w14:paraId="367D3293" w14:textId="2E6B76C9" w:rsidR="009A5BEA" w:rsidDel="00240083" w:rsidRDefault="009A5BEA">
      <w:pPr>
        <w:rPr>
          <w:moveFrom w:id="12" w:author="Lima, Nathan M. (Fed)" w:date="2026-02-18T11:10:00Z" w16du:dateUtc="2026-02-18T16:10:00Z"/>
        </w:rPr>
      </w:pPr>
      <w:moveFromRangeStart w:id="13" w:author="Lima, Nathan M. (Fed)" w:date="2026-02-18T11:10:00Z" w:name="move222305443"/>
      <w:moveFrom w:id="14" w:author="Lima, Nathan M. (Fed)" w:date="2026-02-18T11:10:00Z" w16du:dateUtc="2026-02-18T16:10:00Z">
        <w:r w:rsidDel="00240083">
          <w:t>I:\EPA Shower\Aerotrak</w:t>
        </w:r>
        <w:r w:rsidR="00F33B9B" w:rsidDel="00240083">
          <w:t xml:space="preserve"> (not used at present)</w:t>
        </w:r>
      </w:moveFrom>
    </w:p>
    <w:moveFromRangeEnd w:id="13"/>
    <w:p w14:paraId="1BA19845" w14:textId="2FF5AC9B" w:rsidR="009A5BEA" w:rsidRDefault="009A5BEA" w:rsidP="009A5BEA">
      <w:r>
        <w:t>I:\EPA Shower\MH DAQ</w:t>
      </w:r>
      <w:r w:rsidR="008F3118">
        <w:t>\</w:t>
      </w:r>
      <w:proofErr w:type="spellStart"/>
      <w:r w:rsidR="008F3118" w:rsidRPr="008F3118">
        <w:t>indoor_daq</w:t>
      </w:r>
      <w:proofErr w:type="spellEnd"/>
      <w:r w:rsidR="008F3118">
        <w:t>\2026</w:t>
      </w:r>
    </w:p>
    <w:p w14:paraId="558082B1" w14:textId="035E82D0" w:rsidR="008F3118" w:rsidRDefault="008F3118" w:rsidP="009A5BEA">
      <w:r>
        <w:t>I:\EPA Shower\MH DAQ\</w:t>
      </w:r>
      <w:proofErr w:type="spellStart"/>
      <w:r w:rsidRPr="008F3118">
        <w:t>weather_station</w:t>
      </w:r>
      <w:proofErr w:type="spellEnd"/>
      <w:r>
        <w:t>\2026</w:t>
      </w:r>
    </w:p>
    <w:p w14:paraId="6A1C92F3" w14:textId="77777777" w:rsidR="00240083" w:rsidRDefault="009A5BEA" w:rsidP="00240083">
      <w:pPr>
        <w:rPr>
          <w:ins w:id="15" w:author="Lima, Nathan M. (Fed)" w:date="2026-02-18T11:11:00Z" w16du:dateUtc="2026-02-18T16:11:00Z"/>
        </w:rPr>
      </w:pPr>
      <w:r>
        <w:t>I:\EPA Shower\QuantAQ</w:t>
      </w:r>
    </w:p>
    <w:p w14:paraId="4BC3278B" w14:textId="57BBB043" w:rsidR="00240083" w:rsidRDefault="00240083" w:rsidP="00240083">
      <w:pPr>
        <w:rPr>
          <w:ins w:id="16" w:author="Lima, Nathan M. (Fed)" w:date="2026-02-18T11:11:00Z" w16du:dateUtc="2026-02-18T16:11:00Z"/>
        </w:rPr>
      </w:pPr>
      <w:ins w:id="17" w:author="Lima, Nathan M. (Fed)" w:date="2026-02-18T11:11:00Z" w16du:dateUtc="2026-02-18T16:11:00Z">
        <w:r>
          <w:t>I:\EPA Shower\</w:t>
        </w:r>
        <w:r>
          <w:t xml:space="preserve">Water Flows and </w:t>
        </w:r>
        <w:proofErr w:type="gramStart"/>
        <w:r>
          <w:t>Temps</w:t>
        </w:r>
        <w:proofErr w:type="gramEnd"/>
      </w:ins>
    </w:p>
    <w:p w14:paraId="58FD697A" w14:textId="23CE0D8A" w:rsidR="008F3118" w:rsidDel="00240083" w:rsidRDefault="008F3118" w:rsidP="009A5BEA">
      <w:pPr>
        <w:rPr>
          <w:moveFrom w:id="18" w:author="Lima, Nathan M. (Fed)" w:date="2026-02-18T11:10:00Z" w16du:dateUtc="2026-02-18T16:10:00Z"/>
        </w:rPr>
      </w:pPr>
      <w:moveFromRangeStart w:id="19" w:author="Lima, Nathan M. (Fed)" w:date="2026-02-18T11:10:00Z" w:name="move222305470"/>
      <w:moveFrom w:id="20" w:author="Lima, Nathan M. (Fed)" w:date="2026-02-18T11:10:00Z" w16du:dateUtc="2026-02-18T16:10:00Z">
        <w:r w:rsidDel="00240083">
          <w:t>I:\EPA Shower\</w:t>
        </w:r>
        <w:r w:rsidRPr="008F3118" w:rsidDel="00240083">
          <w:t>Log - CO2 Injection</w:t>
        </w:r>
      </w:moveFrom>
    </w:p>
    <w:p w14:paraId="4E81E44D" w14:textId="0FA8D150" w:rsidR="00FB457A" w:rsidDel="00240083" w:rsidRDefault="00FB457A" w:rsidP="009A5BEA">
      <w:pPr>
        <w:rPr>
          <w:moveFrom w:id="21" w:author="Lima, Nathan M. (Fed)" w:date="2026-02-18T11:10:00Z" w16du:dateUtc="2026-02-18T16:10:00Z"/>
        </w:rPr>
      </w:pPr>
      <w:moveFrom w:id="22" w:author="Lima, Nathan M. (Fed)" w:date="2026-02-18T11:10:00Z" w16du:dateUtc="2026-02-18T16:10:00Z">
        <w:r w:rsidDel="00240083">
          <w:t>I:\EPA Shower\</w:t>
        </w:r>
        <w:r w:rsidRPr="00FB457A" w:rsidDel="00240083">
          <w:t>Log - Shower</w:t>
        </w:r>
      </w:moveFrom>
    </w:p>
    <w:moveFromRangeEnd w:id="19"/>
    <w:p w14:paraId="0F633D3B" w14:textId="589A8B0F" w:rsidR="009A5BEA" w:rsidRDefault="009A5BEA" w:rsidP="009A5BEA">
      <w:pPr>
        <w:pStyle w:val="Heading1"/>
      </w:pPr>
      <w:r>
        <w:t>CO</w:t>
      </w:r>
      <w:r w:rsidRPr="00AB2E94">
        <w:rPr>
          <w:vertAlign w:val="subscript"/>
        </w:rPr>
        <w:t>2</w:t>
      </w:r>
      <w:r>
        <w:t xml:space="preserve"> Analysis:</w:t>
      </w:r>
    </w:p>
    <w:p w14:paraId="3B9F0DBA" w14:textId="2D6D8828" w:rsidR="00AB2E94" w:rsidRDefault="00AB2E94" w:rsidP="009A5BEA">
      <w:pPr>
        <w:rPr>
          <w:ins w:id="23" w:author="Lima, Nathan M. (Fed)" w:date="2026-02-17T12:10:00Z" w16du:dateUtc="2026-02-17T17:10:00Z"/>
        </w:rPr>
      </w:pPr>
      <w:r>
        <w:t xml:space="preserve">Need to combine three </w:t>
      </w:r>
      <w:proofErr w:type="spellStart"/>
      <w:r>
        <w:t>Aranet</w:t>
      </w:r>
      <w:proofErr w:type="spellEnd"/>
      <w:r>
        <w:t xml:space="preserve"> data files</w:t>
      </w:r>
      <w:r w:rsidR="003D52C4">
        <w:t>: Bedroom</w:t>
      </w:r>
      <w:r>
        <w:t>, Entry</w:t>
      </w:r>
      <w:r w:rsidR="008F3118">
        <w:t>,</w:t>
      </w:r>
      <w:r>
        <w:t xml:space="preserve"> and Outside</w:t>
      </w:r>
      <w:r w:rsidR="008F3118">
        <w:t xml:space="preserve">. </w:t>
      </w:r>
    </w:p>
    <w:p w14:paraId="33775BEF" w14:textId="215A6B7F" w:rsidR="00D05D86" w:rsidRPr="00D05D86" w:rsidRDefault="00D05D86" w:rsidP="009A5BEA">
      <w:pPr>
        <w:rPr>
          <w:b/>
          <w:bCs/>
          <w:i/>
          <w:iCs/>
          <w:color w:val="FF0000"/>
          <w:rPrChange w:id="24" w:author="Lima, Nathan M. (Fed)" w:date="2026-02-17T12:10:00Z" w16du:dateUtc="2026-02-17T17:10:00Z">
            <w:rPr/>
          </w:rPrChange>
        </w:rPr>
      </w:pPr>
      <w:ins w:id="25" w:author="Lima, Nathan M. (Fed)" w:date="2026-02-17T12:10:00Z" w16du:dateUtc="2026-02-17T17:10:00Z">
        <w:r w:rsidRPr="00D05D86">
          <w:rPr>
            <w:b/>
            <w:bCs/>
            <w:i/>
            <w:iCs/>
            <w:color w:val="FF0000"/>
            <w:rPrChange w:id="26" w:author="Lima, Nathan M. (Fed)" w:date="2026-02-17T12:10:00Z" w16du:dateUtc="2026-02-17T17:10:00Z">
              <w:rPr>
                <w:color w:val="FF0000"/>
              </w:rPr>
            </w:rPrChange>
          </w:rPr>
          <w:t>6-minute rolling average applied to reduce sensor noise</w:t>
        </w:r>
      </w:ins>
    </w:p>
    <w:p w14:paraId="0B65AA63" w14:textId="3B3DA746" w:rsidR="009A5BEA" w:rsidRPr="00340378" w:rsidRDefault="00340378" w:rsidP="009A5BEA">
      <w:r>
        <w:t xml:space="preserve">We need to analyze </w:t>
      </w:r>
      <w:r w:rsidR="008F3118">
        <w:t>CO</w:t>
      </w:r>
      <w:r w:rsidR="008F3118" w:rsidRPr="00340378">
        <w:rPr>
          <w:vertAlign w:val="subscript"/>
        </w:rPr>
        <w:t>2</w:t>
      </w:r>
      <w:r>
        <w:t xml:space="preserve"> decay using a numerical approach</w:t>
      </w:r>
      <w:r w:rsidR="008F3118">
        <w:t>, as</w:t>
      </w:r>
      <w:r>
        <w:t xml:space="preserve"> both </w:t>
      </w:r>
      <w:proofErr w:type="spellStart"/>
      <w:r>
        <w:t>C</w:t>
      </w:r>
      <w:r w:rsidRPr="00340378">
        <w:rPr>
          <w:vertAlign w:val="subscript"/>
        </w:rPr>
        <w:t>bedroom</w:t>
      </w:r>
      <w:proofErr w:type="spellEnd"/>
      <w:r>
        <w:t xml:space="preserve">, </w:t>
      </w:r>
      <w:proofErr w:type="spellStart"/>
      <w:r>
        <w:t>C</w:t>
      </w:r>
      <w:r>
        <w:rPr>
          <w:vertAlign w:val="subscript"/>
        </w:rPr>
        <w:t>entry</w:t>
      </w:r>
      <w:proofErr w:type="spellEnd"/>
      <w:r>
        <w:t xml:space="preserve">, and </w:t>
      </w:r>
      <w:proofErr w:type="spellStart"/>
      <w:r>
        <w:t>C</w:t>
      </w:r>
      <w:r>
        <w:rPr>
          <w:vertAlign w:val="subscript"/>
        </w:rPr>
        <w:t>outside</w:t>
      </w:r>
      <w:proofErr w:type="spellEnd"/>
      <w:r>
        <w:rPr>
          <w:vertAlign w:val="subscript"/>
        </w:rPr>
        <w:t xml:space="preserve"> </w:t>
      </w:r>
      <w:r>
        <w:t>are time</w:t>
      </w:r>
      <w:r w:rsidR="008F3118">
        <w:t>-</w:t>
      </w:r>
      <w:r>
        <w:t>dependent (typically</w:t>
      </w:r>
      <w:r w:rsidR="008F3118">
        <w:t>,</w:t>
      </w:r>
      <w:r>
        <w:t xml:space="preserve"> we assume </w:t>
      </w:r>
      <w:proofErr w:type="spellStart"/>
      <w:r>
        <w:t>C</w:t>
      </w:r>
      <w:r>
        <w:rPr>
          <w:vertAlign w:val="subscript"/>
        </w:rPr>
        <w:t>outside</w:t>
      </w:r>
      <w:proofErr w:type="spellEnd"/>
      <w:r>
        <w:t xml:space="preserve"> is constant</w:t>
      </w:r>
      <w:r w:rsidR="008F3118">
        <w:t>,</w:t>
      </w:r>
      <w:r>
        <w:t xml:space="preserve"> so we can explicitly solve for lambda</w:t>
      </w:r>
      <w:r w:rsidR="00AB2E94">
        <w:t>)</w:t>
      </w:r>
      <w:r>
        <w:t>. Solve the purple equation for each time step. Then</w:t>
      </w:r>
      <w:r w:rsidR="003D52C4">
        <w:t>,</w:t>
      </w:r>
      <w:r>
        <w:t xml:space="preserve"> </w:t>
      </w:r>
      <w:r w:rsidR="00AB2E94">
        <w:t>c</w:t>
      </w:r>
      <w:r>
        <w:t xml:space="preserve">alculate the average and standard deviation of </w:t>
      </w:r>
      <w:r w:rsidR="003D52C4">
        <w:t>lambda over the</w:t>
      </w:r>
      <w:r>
        <w:t xml:space="preserve"> </w:t>
      </w:r>
      <w:r w:rsidR="003D52C4">
        <w:t>2</w:t>
      </w:r>
      <w:r>
        <w:t xml:space="preserve"> hours after CO</w:t>
      </w:r>
      <w:r w:rsidRPr="00340378">
        <w:rPr>
          <w:vertAlign w:val="subscript"/>
        </w:rPr>
        <w:t>2</w:t>
      </w:r>
      <w:r>
        <w:t xml:space="preserve"> injection.</w:t>
      </w:r>
      <w:r w:rsidR="00AB2E94">
        <w:t xml:space="preserve"> Start</w:t>
      </w:r>
      <w:r w:rsidR="008F3118">
        <w:t xml:space="preserve"> the</w:t>
      </w:r>
      <w:r w:rsidR="00AB2E94">
        <w:t xml:space="preserve"> decay calculation </w:t>
      </w:r>
      <w:r w:rsidR="008F3118">
        <w:t xml:space="preserve">10 minutes </w:t>
      </w:r>
      <w:r w:rsidR="003D52C4">
        <w:t>before</w:t>
      </w:r>
      <w:r w:rsidR="008F3118">
        <w:t xml:space="preserve"> the top of the hour (CO2 </w:t>
      </w:r>
      <w:proofErr w:type="gramStart"/>
      <w:r w:rsidR="008F3118">
        <w:t>is injected</w:t>
      </w:r>
      <w:proofErr w:type="gramEnd"/>
      <w:r w:rsidR="008F3118">
        <w:t xml:space="preserve"> from </w:t>
      </w:r>
      <w:r w:rsidR="008E6F83">
        <w:t>38</w:t>
      </w:r>
      <w:r w:rsidR="008F3118">
        <w:t xml:space="preserve"> to 44 minutes after the hour; the</w:t>
      </w:r>
      <w:r w:rsidR="00AB2E94">
        <w:t xml:space="preserve"> mixing fan turns off at 45 minutes after the hour). </w:t>
      </w:r>
    </w:p>
    <w:p w14:paraId="1557611D" w14:textId="1EB65AA8" w:rsidR="00964EBF" w:rsidRPr="00964EBF" w:rsidRDefault="00964EBF" w:rsidP="00964EBF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V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+Q</m:t>
              </m:r>
            </m:e>
            <m:sub>
              <m:r>
                <w:rPr>
                  <w:rFonts w:ascii="Cambria Math"/>
                  <w:color w:val="000000" w:themeColor="text1"/>
                </w:rPr>
                <m:t>Entry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Entry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/>
              <w:color w:val="000000" w:themeColor="text1"/>
            </w:rPr>
            <m:t>QC</m:t>
          </m:r>
        </m:oMath>
      </m:oMathPara>
    </w:p>
    <w:p w14:paraId="6FE07B71" w14:textId="773D0D46" w:rsidR="00964EBF" w:rsidRPr="00964EBF" w:rsidRDefault="00964EBF" w:rsidP="00964EBF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Q</m:t>
          </m:r>
          <m:r>
            <w:rPr>
              <w:rFonts w:asci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+Q</m:t>
              </m:r>
            </m:e>
            <m:sub>
              <m:r>
                <w:rPr>
                  <w:rFonts w:ascii="Cambria Math"/>
                  <w:color w:val="000000" w:themeColor="text1"/>
                </w:rPr>
                <m:t>Entry</m:t>
              </m:r>
            </m:sub>
          </m:sSub>
        </m:oMath>
      </m:oMathPara>
    </w:p>
    <w:p w14:paraId="154F736B" w14:textId="381345A2" w:rsidR="00964EBF" w:rsidRPr="00964EBF" w:rsidRDefault="00E83492" w:rsidP="00964EBF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Assuming ½ </w:t>
      </w:r>
      <w:r w:rsidR="008F3118">
        <w:rPr>
          <w:rFonts w:eastAsiaTheme="minorEastAsia"/>
          <w:color w:val="000000" w:themeColor="text1"/>
        </w:rPr>
        <w:t>of the flow comes from outside and ½</w:t>
      </w:r>
      <w:r>
        <w:rPr>
          <w:rFonts w:eastAsiaTheme="minorEastAsia"/>
          <w:color w:val="000000" w:themeColor="text1"/>
        </w:rPr>
        <w:t xml:space="preserve"> from inside.</w:t>
      </w:r>
    </w:p>
    <w:p w14:paraId="0162BC98" w14:textId="1C747C88" w:rsidR="00E83492" w:rsidRPr="00964EBF" w:rsidRDefault="00E83492" w:rsidP="00E83492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V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Q</m:t>
              </m:r>
            </m:num>
            <m:den>
              <m:r>
                <w:rPr>
                  <w:rFonts w:ascii="Cambria Math"/>
                  <w:color w:val="000000" w:themeColor="text1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</m:sub>
          </m:sSub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Q</m:t>
              </m:r>
            </m:num>
            <m:den>
              <m:r>
                <w:rPr>
                  <w:rFonts w:ascii="Cambria Math"/>
                  <w:color w:val="000000" w:themeColor="text1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Entry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/>
              <w:color w:val="000000" w:themeColor="text1"/>
            </w:rPr>
            <m:t>QC</m:t>
          </m:r>
        </m:oMath>
      </m:oMathPara>
    </w:p>
    <w:p w14:paraId="082A72D9" w14:textId="7A5F6D99" w:rsidR="00E83492" w:rsidRPr="00964EBF" w:rsidRDefault="00E83492" w:rsidP="00E83492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w:lastRenderedPageBreak/>
            <m:t>V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/>
              <w:color w:val="000000" w:themeColor="text1"/>
            </w:rPr>
            <m:t>=Q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</w:rPr>
                        <m:t>out</m:t>
                      </m:r>
                    </m:sub>
                  </m:sSub>
                  <m:r>
                    <w:rPr>
                      <w:rFonts w:ascii="Cambria Math"/>
                      <w:color w:val="000000" w:themeColor="text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</w:rPr>
                        <m:t>Entry</m:t>
                      </m:r>
                    </m:sub>
                  </m:sSub>
                </m:num>
                <m:den>
                  <m:r>
                    <w:rPr>
                      <w:rFonts w:ascii="Cambria Math"/>
                      <w:color w:val="000000" w:themeColor="text1"/>
                    </w:rPr>
                    <m:t>2</m:t>
                  </m:r>
                </m:den>
              </m:f>
            </m:e>
          </m:d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/>
              <w:color w:val="000000" w:themeColor="text1"/>
            </w:rPr>
            <m:t>QC</m:t>
          </m:r>
        </m:oMath>
      </m:oMathPara>
    </w:p>
    <w:p w14:paraId="01A41917" w14:textId="37A1B393" w:rsidR="009A5BEA" w:rsidRPr="00340378" w:rsidRDefault="00964EBF" w:rsidP="009A5BEA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V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/>
              <w:color w:val="000000" w:themeColor="text1"/>
            </w:rPr>
            <m:t>=Q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average,Out&amp;Entry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/>
              <w:color w:val="000000" w:themeColor="text1"/>
            </w:rPr>
            <m:t>QC</m:t>
          </m:r>
        </m:oMath>
      </m:oMathPara>
    </w:p>
    <w:p w14:paraId="7D5BF6CD" w14:textId="08E089DC" w:rsidR="002D1095" w:rsidRPr="00964EBF" w:rsidRDefault="002D1095" w:rsidP="002D1095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We will assume the </w:t>
      </w:r>
      <w:proofErr w:type="spellStart"/>
      <w:r>
        <w:rPr>
          <w:rFonts w:eastAsiaTheme="minorEastAsia"/>
          <w:color w:val="000000" w:themeColor="text1"/>
        </w:rPr>
        <w:t>C</w:t>
      </w:r>
      <w:r w:rsidRPr="00D67588">
        <w:rPr>
          <w:rFonts w:eastAsiaTheme="minorEastAsia"/>
          <w:color w:val="000000" w:themeColor="text1"/>
          <w:vertAlign w:val="subscript"/>
        </w:rPr>
        <w:t>average</w:t>
      </w:r>
      <w:proofErr w:type="spellEnd"/>
      <w:r w:rsidRPr="00D67588">
        <w:rPr>
          <w:rFonts w:eastAsiaTheme="minorEastAsia"/>
          <w:color w:val="000000" w:themeColor="text1"/>
          <w:vertAlign w:val="subscript"/>
        </w:rPr>
        <w:t xml:space="preserve">, </w:t>
      </w:r>
      <w:proofErr w:type="spellStart"/>
      <w:r w:rsidRPr="00D67588">
        <w:rPr>
          <w:rFonts w:eastAsiaTheme="minorEastAsia"/>
          <w:color w:val="000000" w:themeColor="text1"/>
          <w:vertAlign w:val="subscript"/>
        </w:rPr>
        <w:t>out&amp;entry</w:t>
      </w:r>
      <w:proofErr w:type="spellEnd"/>
      <w:r w:rsidRPr="00D67588">
        <w:rPr>
          <w:rFonts w:eastAsiaTheme="minorEastAsia"/>
          <w:color w:val="000000" w:themeColor="text1"/>
          <w:vertAlign w:val="subscript"/>
        </w:rPr>
        <w:t xml:space="preserve"> </w:t>
      </w:r>
      <w:r>
        <w:rPr>
          <w:rFonts w:eastAsiaTheme="minorEastAsia"/>
          <w:color w:val="000000" w:themeColor="text1"/>
        </w:rPr>
        <w:t>is a constant steady value.</w:t>
      </w:r>
    </w:p>
    <w:p w14:paraId="6614F58B" w14:textId="733B0768" w:rsidR="009A5BEA" w:rsidRPr="002D1095" w:rsidRDefault="00240083" w:rsidP="009A5BEA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∂C</m:t>
              </m:r>
            </m:num>
            <m:den>
              <m:r>
                <w:rPr>
                  <w:rFonts w:ascii="Cambria Math"/>
                  <w:color w:val="000000" w:themeColor="text1"/>
                </w:rPr>
                <m:t>∂t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λ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average</m:t>
                  </m:r>
                  <m:r>
                    <w:rPr>
                      <w:rFonts w:ascii="Cambria Math"/>
                      <w:color w:val="000000" w:themeColor="text1"/>
                    </w:rPr>
                    <m:t>,</m:t>
                  </m:r>
                  <m:r>
                    <w:rPr>
                      <w:rFonts w:ascii="Cambria Math"/>
                      <w:color w:val="000000" w:themeColor="text1"/>
                    </w:rPr>
                    <m:t>Out</m:t>
                  </m:r>
                  <m:r>
                    <w:rPr>
                      <w:rFonts w:ascii="Cambria Math"/>
                      <w:color w:val="000000" w:themeColor="text1"/>
                    </w:rPr>
                    <m:t>&amp;</m:t>
                  </m:r>
                  <m:r>
                    <w:rPr>
                      <w:rFonts w:ascii="Cambria Math"/>
                      <w:color w:val="000000" w:themeColor="text1"/>
                    </w:rPr>
                    <m:t>Entry</m:t>
                  </m:r>
                </m:sub>
              </m:sSub>
              <m:r>
                <w:rPr>
                  <w:rFonts w:ascii="Cambria Math"/>
                  <w:color w:val="000000" w:themeColor="text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e>
          </m:d>
        </m:oMath>
      </m:oMathPara>
    </w:p>
    <w:p w14:paraId="41F38F69" w14:textId="77777777" w:rsidR="002D1095" w:rsidRDefault="002D1095" w:rsidP="009A5BEA">
      <w:pPr>
        <w:rPr>
          <w:rFonts w:eastAsiaTheme="minorEastAsia"/>
          <w:color w:val="000000" w:themeColor="text1"/>
        </w:rPr>
      </w:pPr>
    </w:p>
    <w:p w14:paraId="6A5B47E5" w14:textId="18B3F652" w:rsidR="002D1095" w:rsidRPr="00340378" w:rsidRDefault="002D1095" w:rsidP="009A5BEA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This can be solved analytically:</w:t>
      </w:r>
    </w:p>
    <w:p w14:paraId="06EC5AC0" w14:textId="1FBB1331" w:rsidR="009A5BEA" w:rsidRPr="00103D67" w:rsidRDefault="002D1095" w:rsidP="002D1095">
      <w:pPr>
        <w:rPr>
          <w:rFonts w:eastAsiaTheme="minorEastAsia"/>
          <w:color w:val="A02B93" w:themeColor="accent5"/>
        </w:rPr>
      </w:pPr>
      <m:oMathPara>
        <m:oMath>
          <m:r>
            <w:rPr>
              <w:rFonts w:asci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/>
                </w:rPr>
                <m:t>ln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C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t</m:t>
                                  </m:r>
                                </m:e>
                              </m:d>
                            </m:sub>
                          </m:sSub>
                          <m:r>
                            <w:rPr>
                              <w:rFonts w:asci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000000" w:themeColor="text1"/>
                                </w:rPr>
                                <m:t>average,Out&amp;Entry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</w:rPr>
                                <m:t>t=0</m:t>
                              </m:r>
                            </m:sub>
                          </m:sSub>
                          <m:r>
                            <w:rPr>
                              <w:rFonts w:asci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color w:val="000000" w:themeColor="text1"/>
                                </w:rPr>
                                <m:t>average,Out&amp;Entry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/>
            </w:rPr>
            <m:t>=λt</m:t>
          </m:r>
        </m:oMath>
      </m:oMathPara>
    </w:p>
    <w:p w14:paraId="2A15ED71" w14:textId="6F250623" w:rsidR="002D1095" w:rsidRDefault="00D67588" w:rsidP="00A738B4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w:r>
        <w:rPr>
          <w:rFonts w:eastAsiaTheme="minorEastAsia"/>
          <w:color w:val="000000" w:themeColor="text1"/>
        </w:rPr>
        <w:t xml:space="preserve">the </w:t>
      </w:r>
      <w:proofErr w:type="spellStart"/>
      <w:r>
        <w:rPr>
          <w:rFonts w:eastAsiaTheme="minorEastAsia"/>
          <w:color w:val="000000" w:themeColor="text1"/>
        </w:rPr>
        <w:t>C</w:t>
      </w:r>
      <w:r w:rsidRPr="00D67588">
        <w:rPr>
          <w:rFonts w:eastAsiaTheme="minorEastAsia"/>
          <w:color w:val="000000" w:themeColor="text1"/>
          <w:vertAlign w:val="subscript"/>
        </w:rPr>
        <w:t>average</w:t>
      </w:r>
      <w:proofErr w:type="spellEnd"/>
      <w:r w:rsidRPr="00D67588">
        <w:rPr>
          <w:rFonts w:eastAsiaTheme="minorEastAsia"/>
          <w:color w:val="000000" w:themeColor="text1"/>
          <w:vertAlign w:val="subscript"/>
        </w:rPr>
        <w:t xml:space="preserve">, </w:t>
      </w:r>
      <w:proofErr w:type="spellStart"/>
      <w:r w:rsidRPr="00D67588">
        <w:rPr>
          <w:rFonts w:eastAsiaTheme="minorEastAsia"/>
          <w:color w:val="000000" w:themeColor="text1"/>
          <w:vertAlign w:val="subscript"/>
        </w:rPr>
        <w:t>out&amp;entry</w:t>
      </w:r>
      <w:proofErr w:type="spellEnd"/>
      <w:r w:rsidRPr="00D67588">
        <w:rPr>
          <w:rFonts w:eastAsiaTheme="minorEastAsia"/>
          <w:color w:val="000000" w:themeColor="text1"/>
          <w:vertAlign w:val="subscript"/>
        </w:rPr>
        <w:t xml:space="preserve"> </w:t>
      </w:r>
      <w:r>
        <w:rPr>
          <w:rFonts w:eastAsiaTheme="minorEastAsia"/>
          <w:color w:val="000000" w:themeColor="text1"/>
        </w:rPr>
        <w:t>is the average indoor and outdoor for the fit duration. C</w:t>
      </w:r>
      <w:r w:rsidRPr="00D67588">
        <w:rPr>
          <w:rFonts w:eastAsiaTheme="minorEastAsia"/>
          <w:color w:val="000000" w:themeColor="text1"/>
          <w:vertAlign w:val="subscript"/>
        </w:rPr>
        <w:t xml:space="preserve">t=0 </w:t>
      </w:r>
      <w:r>
        <w:rPr>
          <w:rFonts w:eastAsiaTheme="minorEastAsia"/>
          <w:color w:val="000000" w:themeColor="text1"/>
        </w:rPr>
        <w:t xml:space="preserve">is the value in the room at the start of the decay. </w:t>
      </w:r>
      <w:r w:rsidR="003D52C4">
        <w:rPr>
          <w:rFonts w:eastAsiaTheme="minorEastAsia"/>
        </w:rPr>
        <w:t>The</w:t>
      </w:r>
      <w:r w:rsidR="002D1095">
        <w:rPr>
          <w:rFonts w:eastAsiaTheme="minorEastAsia"/>
        </w:rPr>
        <w:t xml:space="preserve"> average </w:t>
      </w:r>
      <w:r w:rsidR="008E6F83">
        <w:rPr>
          <w:rFonts w:ascii="Symbol" w:eastAsiaTheme="minorEastAsia" w:hAnsi="Symbol"/>
        </w:rPr>
        <w:t>l</w:t>
      </w:r>
      <w:r w:rsidR="002D1095">
        <w:rPr>
          <w:rFonts w:eastAsiaTheme="minorEastAsia"/>
        </w:rPr>
        <w:t xml:space="preserve"> for each injection can</w:t>
      </w:r>
      <w:r w:rsidR="003D52C4">
        <w:rPr>
          <w:rFonts w:eastAsiaTheme="minorEastAsia"/>
        </w:rPr>
        <w:t xml:space="preserve"> then</w:t>
      </w:r>
      <w:r w:rsidR="002D1095">
        <w:rPr>
          <w:rFonts w:eastAsiaTheme="minorEastAsia"/>
        </w:rPr>
        <w:t xml:space="preserve"> be </w:t>
      </w:r>
      <w:proofErr w:type="gramStart"/>
      <w:r w:rsidR="002D1095">
        <w:rPr>
          <w:rFonts w:eastAsiaTheme="minorEastAsia"/>
        </w:rPr>
        <w:t>determined</w:t>
      </w:r>
      <w:proofErr w:type="gramEnd"/>
      <w:r w:rsidR="002D1095">
        <w:rPr>
          <w:rFonts w:eastAsiaTheme="minorEastAsia"/>
        </w:rPr>
        <w:t xml:space="preserve"> </w:t>
      </w:r>
      <w:r w:rsidR="003D52C4">
        <w:rPr>
          <w:rFonts w:eastAsiaTheme="minorEastAsia"/>
        </w:rPr>
        <w:t>by</w:t>
      </w:r>
      <w:r w:rsidR="002D1095">
        <w:rPr>
          <w:rFonts w:eastAsiaTheme="minorEastAsia"/>
        </w:rPr>
        <w:t xml:space="preserve"> linear interpolation with the left side as the y variable and t as the x variable.  </w:t>
      </w:r>
    </w:p>
    <w:p w14:paraId="0D269C05" w14:textId="6BE82C36" w:rsidR="00AB2E94" w:rsidRDefault="00AB2E94" w:rsidP="00AB2E94">
      <w:pPr>
        <w:pStyle w:val="Heading1"/>
      </w:pPr>
      <w:r>
        <w:t>QuantAQ Particle Analysis:</w:t>
      </w:r>
    </w:p>
    <w:p w14:paraId="4702E00E" w14:textId="76893999" w:rsidR="00E83492" w:rsidRDefault="00E83492" w:rsidP="00E83492">
      <w:r>
        <w:t>Need to combine two QuantAQ files: Inside, Outside</w:t>
      </w:r>
    </w:p>
    <w:p w14:paraId="017A3FEC" w14:textId="3DC5581A" w:rsidR="002444B2" w:rsidRPr="002444B2" w:rsidRDefault="002444B2" w:rsidP="00E83492">
      <w:pPr>
        <w:rPr>
          <w:b/>
          <w:bCs/>
          <w:i/>
          <w:iCs/>
          <w:color w:val="FF0000"/>
        </w:rPr>
      </w:pPr>
      <w:r w:rsidRPr="002444B2">
        <w:rPr>
          <w:b/>
          <w:bCs/>
          <w:i/>
          <w:iCs/>
          <w:color w:val="FF0000"/>
        </w:rPr>
        <w:t xml:space="preserve">Smooth the combined data using </w:t>
      </w:r>
      <w:r w:rsidR="003D52C4" w:rsidRPr="002444B2">
        <w:rPr>
          <w:b/>
          <w:bCs/>
          <w:i/>
          <w:iCs/>
          <w:color w:val="FF0000"/>
        </w:rPr>
        <w:t>5-minute</w:t>
      </w:r>
      <w:r w:rsidRPr="002444B2">
        <w:rPr>
          <w:b/>
          <w:bCs/>
          <w:i/>
          <w:iCs/>
          <w:color w:val="FF0000"/>
        </w:rPr>
        <w:t xml:space="preserve"> rolling averages.</w:t>
      </w:r>
    </w:p>
    <w:p w14:paraId="1C4E67AF" w14:textId="4A6CD222" w:rsidR="009A5BEA" w:rsidRDefault="00E83492" w:rsidP="00E83492">
      <w:r>
        <w:t xml:space="preserve">We need to analyze </w:t>
      </w:r>
      <w:r w:rsidR="008F3118">
        <w:t xml:space="preserve">particle </w:t>
      </w:r>
      <w:r>
        <w:t>decay in</w:t>
      </w:r>
      <w:r w:rsidR="008F3118">
        <w:t xml:space="preserve"> the following</w:t>
      </w:r>
      <w:r>
        <w:t xml:space="preserve"> bin sizes (</w:t>
      </w:r>
      <w:r w:rsidR="00591284">
        <w:t xml:space="preserve">0.35-0.46, </w:t>
      </w:r>
      <w:r>
        <w:t>0.46-0.66, 0.66-1.0, 1.0-1.3, 1.3-1.7, 1.7-2.3, and 2.3-3) using a numerical approach</w:t>
      </w:r>
      <w:r w:rsidR="008F3118">
        <w:t>,</w:t>
      </w:r>
      <w:r>
        <w:t xml:space="preserve"> </w:t>
      </w:r>
      <w:r w:rsidR="008F3118">
        <w:t>since</w:t>
      </w:r>
      <w:r>
        <w:t xml:space="preserve"> both </w:t>
      </w:r>
      <w:proofErr w:type="spellStart"/>
      <w:r>
        <w:t>C</w:t>
      </w:r>
      <w:r w:rsidRPr="00340378">
        <w:rPr>
          <w:vertAlign w:val="subscript"/>
        </w:rPr>
        <w:t>bedroom</w:t>
      </w:r>
      <w:proofErr w:type="spellEnd"/>
      <w:r>
        <w:t xml:space="preserve"> and </w:t>
      </w:r>
      <w:proofErr w:type="spellStart"/>
      <w:r>
        <w:t>C</w:t>
      </w:r>
      <w:r>
        <w:rPr>
          <w:vertAlign w:val="subscript"/>
        </w:rPr>
        <w:t>outside</w:t>
      </w:r>
      <w:proofErr w:type="spellEnd"/>
      <w:r>
        <w:rPr>
          <w:vertAlign w:val="subscript"/>
        </w:rPr>
        <w:t xml:space="preserve"> </w:t>
      </w:r>
      <w:r>
        <w:t xml:space="preserve">are time dependent.  </w:t>
      </w:r>
      <w:r w:rsidRPr="00442F5B">
        <w:rPr>
          <w:color w:val="E97132" w:themeColor="accent2"/>
        </w:rPr>
        <w:t xml:space="preserve">We assume </w:t>
      </w:r>
      <w:r w:rsidR="00442F5B" w:rsidRPr="00442F5B">
        <w:rPr>
          <w:color w:val="E97132" w:themeColor="accent2"/>
        </w:rPr>
        <w:t xml:space="preserve">particle growth is </w:t>
      </w:r>
      <w:r w:rsidR="003D52C4">
        <w:rPr>
          <w:color w:val="E97132" w:themeColor="accent2"/>
        </w:rPr>
        <w:t>lower in these size ranges than</w:t>
      </w:r>
      <w:r w:rsidR="00442F5B">
        <w:rPr>
          <w:color w:val="E97132" w:themeColor="accent2"/>
        </w:rPr>
        <w:t xml:space="preserve"> deposition and ventilation losses</w:t>
      </w:r>
      <w:r>
        <w:t xml:space="preserve">. </w:t>
      </w:r>
      <w:r w:rsidR="00442F5B">
        <w:t xml:space="preserve">p is the particle penetration factor. </w:t>
      </w:r>
      <w:r w:rsidR="00442F5B">
        <w:rPr>
          <w:rFonts w:ascii="Symbol" w:hAnsi="Symbol"/>
        </w:rPr>
        <w:t>b</w:t>
      </w:r>
      <w:proofErr w:type="spellStart"/>
      <w:r w:rsidR="00442F5B" w:rsidRPr="00442F5B">
        <w:rPr>
          <w:vertAlign w:val="subscript"/>
        </w:rPr>
        <w:t>deposistion</w:t>
      </w:r>
      <w:proofErr w:type="spellEnd"/>
      <w:r w:rsidR="00442F5B">
        <w:t xml:space="preserve"> is the effective deposition loss rate </w:t>
      </w:r>
      <w:r w:rsidR="003D52C4">
        <w:t>for particles,</w:t>
      </w:r>
      <w:r w:rsidR="008E6F83">
        <w:t xml:space="preserve"> and V is the volume of the bedroom (</w:t>
      </w:r>
      <w:r w:rsidR="009A73EC">
        <w:t xml:space="preserve">excluding the </w:t>
      </w:r>
      <w:r w:rsidR="008E6F83">
        <w:t>closet and bathroom)</w:t>
      </w:r>
      <w:r w:rsidR="00442F5B">
        <w:t xml:space="preserve">. </w:t>
      </w:r>
      <w:r>
        <w:t xml:space="preserve">Solve the </w:t>
      </w:r>
      <w:r w:rsidR="00442F5B">
        <w:t>equations for each bin size</w:t>
      </w:r>
      <w:r>
        <w:t>.</w:t>
      </w:r>
    </w:p>
    <w:p w14:paraId="501F6427" w14:textId="160A3BA8" w:rsidR="00E83492" w:rsidRPr="00442F5B" w:rsidRDefault="00E83492" w:rsidP="00E83492">
      <w:pPr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V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/>
              <w:color w:val="000000" w:themeColor="text1"/>
            </w:rPr>
            <m:t>=pQ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/>
              <w:color w:val="000000" w:themeColor="text1"/>
            </w:rPr>
            <m:t>QC</m:t>
          </m:r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r>
            <w:rPr>
              <w:rFonts w:ascii="Cambria Math"/>
              <w:color w:val="000000" w:themeColor="text1"/>
            </w:rPr>
            <m:t>CV+E</m:t>
          </m:r>
        </m:oMath>
      </m:oMathPara>
    </w:p>
    <w:p w14:paraId="33C89EB7" w14:textId="5D1C3DAC" w:rsidR="00442F5B" w:rsidRPr="00442F5B" w:rsidRDefault="00240083" w:rsidP="00442F5B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dC</m:t>
              </m:r>
            </m:num>
            <m:den>
              <m:r>
                <w:rPr>
                  <w:rFonts w:ascii="Cambria Math"/>
                  <w:color w:val="000000" w:themeColor="text1"/>
                </w:rPr>
                <m:t>dt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  <m:r>
            <w:rPr>
              <w:rFonts w:ascii="Cambria Math"/>
              <w:color w:val="000000" w:themeColor="text1"/>
            </w:rPr>
            <m:t>C</m:t>
          </m:r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r>
            <w:rPr>
              <w:rFonts w:ascii="Cambria Math"/>
              <w:color w:val="000000" w:themeColor="text1"/>
            </w:rPr>
            <m:t>C</m:t>
          </m:r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E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V</m:t>
              </m:r>
            </m:den>
          </m:f>
        </m:oMath>
      </m:oMathPara>
    </w:p>
    <w:p w14:paraId="10B2BB50" w14:textId="77777777" w:rsidR="00442F5B" w:rsidRPr="00442F5B" w:rsidRDefault="00442F5B" w:rsidP="00E83492">
      <w:pPr>
        <w:rPr>
          <w:rFonts w:eastAsiaTheme="minorEastAsia"/>
          <w:color w:val="000000" w:themeColor="text1"/>
        </w:rPr>
      </w:pPr>
    </w:p>
    <w:p w14:paraId="00504CDA" w14:textId="38903A30" w:rsidR="00442F5B" w:rsidRPr="00442F5B" w:rsidRDefault="00442F5B" w:rsidP="00442F5B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0442F5B">
        <w:rPr>
          <w:rFonts w:eastAsiaTheme="minorEastAsia"/>
          <w:color w:val="000000" w:themeColor="text1"/>
        </w:rPr>
        <w:t xml:space="preserve">P </w:t>
      </w:r>
      <w:proofErr w:type="gramStart"/>
      <w:r w:rsidRPr="00442F5B">
        <w:rPr>
          <w:rFonts w:eastAsiaTheme="minorEastAsia"/>
          <w:color w:val="000000" w:themeColor="text1"/>
        </w:rPr>
        <w:t>is solved</w:t>
      </w:r>
      <w:proofErr w:type="gramEnd"/>
      <w:r w:rsidRPr="00442F5B">
        <w:rPr>
          <w:rFonts w:eastAsiaTheme="minorEastAsia"/>
          <w:color w:val="000000" w:themeColor="text1"/>
        </w:rPr>
        <w:t xml:space="preserve"> by the ratio of C/C</w:t>
      </w:r>
      <w:r w:rsidRPr="00442F5B">
        <w:rPr>
          <w:rFonts w:eastAsiaTheme="minorEastAsia"/>
          <w:color w:val="000000" w:themeColor="text1"/>
          <w:vertAlign w:val="subscript"/>
        </w:rPr>
        <w:t>ou</w:t>
      </w:r>
      <w:r w:rsidRPr="002444B2">
        <w:rPr>
          <w:rFonts w:eastAsiaTheme="minorEastAsia"/>
          <w:vertAlign w:val="subscript"/>
        </w:rPr>
        <w:t>t</w:t>
      </w:r>
      <w:r w:rsidRPr="002444B2">
        <w:rPr>
          <w:rFonts w:eastAsiaTheme="minorEastAsia"/>
        </w:rPr>
        <w:t xml:space="preserve"> </w:t>
      </w:r>
      <w:r w:rsidR="002444B2" w:rsidRPr="002444B2">
        <w:rPr>
          <w:rFonts w:eastAsiaTheme="minorEastAsia"/>
        </w:rPr>
        <w:t xml:space="preserve">between the 6 hours </w:t>
      </w:r>
      <w:r w:rsidR="009A73EC">
        <w:rPr>
          <w:rFonts w:eastAsiaTheme="minorEastAsia"/>
        </w:rPr>
        <w:t>before</w:t>
      </w:r>
      <w:r w:rsidR="002444B2" w:rsidRPr="002444B2">
        <w:rPr>
          <w:rFonts w:eastAsiaTheme="minorEastAsia"/>
        </w:rPr>
        <w:t xml:space="preserve"> </w:t>
      </w:r>
      <w:r w:rsidR="003D52C4">
        <w:rPr>
          <w:rFonts w:eastAsiaTheme="minorEastAsia"/>
        </w:rPr>
        <w:t xml:space="preserve">the </w:t>
      </w:r>
      <w:r w:rsidR="002444B2" w:rsidRPr="002444B2">
        <w:rPr>
          <w:rFonts w:eastAsiaTheme="minorEastAsia"/>
        </w:rPr>
        <w:t>shower and 1 hour prior to the shower being on</w:t>
      </w:r>
      <w:r w:rsidRPr="00442F5B">
        <w:rPr>
          <w:rFonts w:eastAsiaTheme="minorEastAsia"/>
          <w:color w:val="000000" w:themeColor="text1"/>
        </w:rPr>
        <w:t xml:space="preserve">. It should be </w:t>
      </w:r>
      <w:r w:rsidR="009A73EC">
        <w:rPr>
          <w:rFonts w:eastAsiaTheme="minorEastAsia"/>
          <w:color w:val="000000" w:themeColor="text1"/>
        </w:rPr>
        <w:t xml:space="preserve">in the </w:t>
      </w:r>
      <w:r w:rsidRPr="00442F5B">
        <w:rPr>
          <w:rFonts w:eastAsiaTheme="minorEastAsia"/>
          <w:color w:val="000000" w:themeColor="text1"/>
        </w:rPr>
        <w:t>0.7-</w:t>
      </w:r>
      <w:r w:rsidR="008E6F83">
        <w:rPr>
          <w:rFonts w:eastAsiaTheme="minorEastAsia"/>
          <w:color w:val="000000" w:themeColor="text1"/>
        </w:rPr>
        <w:t>1.0</w:t>
      </w:r>
      <w:r w:rsidRPr="00442F5B">
        <w:rPr>
          <w:rFonts w:eastAsiaTheme="minorEastAsia"/>
          <w:color w:val="000000" w:themeColor="text1"/>
        </w:rPr>
        <w:t xml:space="preserve"> range</w:t>
      </w:r>
      <w:proofErr w:type="gramStart"/>
      <w:r w:rsidRPr="00442F5B">
        <w:rPr>
          <w:rFonts w:eastAsiaTheme="minorEastAsia"/>
          <w:color w:val="000000" w:themeColor="text1"/>
        </w:rPr>
        <w:t>.</w:t>
      </w:r>
      <w:r w:rsidR="008E6F83">
        <w:rPr>
          <w:rFonts w:eastAsiaTheme="minorEastAsia"/>
          <w:color w:val="000000" w:themeColor="text1"/>
        </w:rPr>
        <w:t xml:space="preserve">  </w:t>
      </w:r>
      <w:proofErr w:type="gramEnd"/>
      <w:r w:rsidR="008E6F83">
        <w:rPr>
          <w:rFonts w:eastAsiaTheme="minorEastAsia"/>
          <w:color w:val="000000" w:themeColor="text1"/>
        </w:rPr>
        <w:t xml:space="preserve">P is limited to values between 0 and 1.0.  </w:t>
      </w:r>
    </w:p>
    <w:p w14:paraId="7D4D7F29" w14:textId="10C8DC75" w:rsidR="00442F5B" w:rsidRDefault="00442F5B" w:rsidP="00442F5B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00442F5B">
        <w:rPr>
          <w:rFonts w:eastAsiaTheme="minorEastAsia"/>
          <w:color w:val="000000" w:themeColor="text1"/>
        </w:rPr>
        <w:lastRenderedPageBreak/>
        <w:t xml:space="preserve">The air change </w:t>
      </w:r>
      <w:proofErr w:type="gramStart"/>
      <w:r w:rsidRPr="00442F5B">
        <w:rPr>
          <w:rFonts w:eastAsiaTheme="minorEastAsia"/>
          <w:color w:val="000000" w:themeColor="text1"/>
        </w:rPr>
        <w:t>rate</w:t>
      </w:r>
      <w:r w:rsidR="00A738B4">
        <w:rPr>
          <w:rFonts w:eastAsiaTheme="minorEastAsia"/>
          <w:color w:val="000000" w:themeColor="text1"/>
        </w:rPr>
        <w:t xml:space="preserve">, </w:t>
      </w:r>
      <w:r w:rsidR="00A738B4" w:rsidRPr="00A738B4">
        <w:rPr>
          <w:rFonts w:ascii="Symbol" w:eastAsiaTheme="minorEastAsia" w:hAnsi="Symbol"/>
          <w:color w:val="000000" w:themeColor="text1"/>
        </w:rPr>
        <w:t>l</w:t>
      </w:r>
      <w:r w:rsidR="00A738B4">
        <w:rPr>
          <w:rFonts w:eastAsiaTheme="minorEastAsia"/>
          <w:color w:val="000000" w:themeColor="text1"/>
        </w:rPr>
        <w:t>,</w:t>
      </w:r>
      <w:proofErr w:type="gramEnd"/>
      <w:r w:rsidRPr="00442F5B">
        <w:rPr>
          <w:rFonts w:eastAsiaTheme="minorEastAsia"/>
          <w:color w:val="000000" w:themeColor="text1"/>
        </w:rPr>
        <w:t xml:space="preserve"> </w:t>
      </w:r>
      <w:proofErr w:type="gramStart"/>
      <w:r w:rsidRPr="00442F5B">
        <w:rPr>
          <w:rFonts w:eastAsiaTheme="minorEastAsia"/>
          <w:color w:val="000000" w:themeColor="text1"/>
        </w:rPr>
        <w:t>is solved</w:t>
      </w:r>
      <w:proofErr w:type="gramEnd"/>
      <w:r w:rsidRPr="00442F5B">
        <w:rPr>
          <w:rFonts w:eastAsiaTheme="minorEastAsia"/>
          <w:color w:val="000000" w:themeColor="text1"/>
        </w:rPr>
        <w:t xml:space="preserve"> from the CO</w:t>
      </w:r>
      <w:r w:rsidRPr="00442F5B">
        <w:rPr>
          <w:rFonts w:eastAsiaTheme="minorEastAsia"/>
          <w:color w:val="000000" w:themeColor="text1"/>
          <w:vertAlign w:val="subscript"/>
        </w:rPr>
        <w:t>2</w:t>
      </w:r>
      <w:r w:rsidRPr="00442F5B">
        <w:rPr>
          <w:rFonts w:eastAsiaTheme="minorEastAsia"/>
          <w:color w:val="000000" w:themeColor="text1"/>
        </w:rPr>
        <w:t xml:space="preserve"> data.</w:t>
      </w:r>
    </w:p>
    <w:p w14:paraId="28D88436" w14:textId="6775CFEC" w:rsidR="00442F5B" w:rsidRPr="00442F5B" w:rsidRDefault="00442F5B" w:rsidP="00442F5B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>
        <w:rPr>
          <w:rFonts w:ascii="Symbol" w:hAnsi="Symbol"/>
        </w:rPr>
        <w:t>b</w:t>
      </w:r>
      <w:proofErr w:type="spellStart"/>
      <w:r w:rsidRPr="00442F5B">
        <w:rPr>
          <w:vertAlign w:val="subscript"/>
        </w:rPr>
        <w:t>deposistion</w:t>
      </w:r>
      <w:proofErr w:type="spellEnd"/>
      <w:r>
        <w:rPr>
          <w:vertAlign w:val="subscript"/>
        </w:rPr>
        <w:t xml:space="preserve"> </w:t>
      </w:r>
      <w:proofErr w:type="gramStart"/>
      <w:r>
        <w:t>is solved</w:t>
      </w:r>
      <w:proofErr w:type="gramEnd"/>
      <w:r>
        <w:t xml:space="preserve"> for when the E value is zero. Since C</w:t>
      </w:r>
      <w:r w:rsidRPr="00442F5B">
        <w:rPr>
          <w:vertAlign w:val="subscript"/>
        </w:rPr>
        <w:t>out</w:t>
      </w:r>
      <w:r>
        <w:t xml:space="preserve"> is not constant, the equation is solved numerically.</w:t>
      </w:r>
      <w:r w:rsidR="00103D67">
        <w:t xml:space="preserve"> Solve the purple equation for each time step.</w:t>
      </w:r>
      <w:r w:rsidR="008F3118">
        <w:t xml:space="preserve"> </w:t>
      </w:r>
      <w:r w:rsidR="00A738B4">
        <w:t xml:space="preserve">Determine </w:t>
      </w:r>
      <w:r w:rsidR="008F3118">
        <w:t xml:space="preserve">the average value after the shower turns off for each particle size using the </w:t>
      </w:r>
      <w:r w:rsidR="00A738B4">
        <w:t xml:space="preserve">purple equation.  </w:t>
      </w:r>
      <w:r w:rsidR="00C71F5A">
        <w:t>The start time is the</w:t>
      </w:r>
      <w:r w:rsidR="00C71F5A" w:rsidRPr="00C71F5A">
        <w:t xml:space="preserve"> peak concentration </w:t>
      </w:r>
      <w:r w:rsidR="00C71F5A">
        <w:t xml:space="preserve">after the shower turns off.  The end time is 2 hours after the shower is off.  Calculate the </w:t>
      </w:r>
      <w:proofErr w:type="gramStart"/>
      <w:r w:rsidR="00C71F5A">
        <w:rPr>
          <w:rFonts w:ascii="Symbol" w:hAnsi="Symbol"/>
        </w:rPr>
        <w:t>b</w:t>
      </w:r>
      <w:proofErr w:type="spellStart"/>
      <w:r w:rsidR="00C71F5A" w:rsidRPr="00442F5B">
        <w:rPr>
          <w:vertAlign w:val="subscript"/>
        </w:rPr>
        <w:t>deposistion</w:t>
      </w:r>
      <w:proofErr w:type="spellEnd"/>
      <w:proofErr w:type="gramEnd"/>
      <w:r w:rsidR="00C71F5A">
        <w:rPr>
          <w:vertAlign w:val="subscript"/>
        </w:rPr>
        <w:t xml:space="preserve"> </w:t>
      </w:r>
      <w:r w:rsidR="00C71F5A">
        <w:t>average value for all the fit values in the 2</w:t>
      </w:r>
      <w:r w:rsidR="003D52C4">
        <w:t>-</w:t>
      </w:r>
      <w:r w:rsidR="00C71F5A">
        <w:t>hour window</w:t>
      </w:r>
      <w:proofErr w:type="gramStart"/>
      <w:r w:rsidR="00C71F5A">
        <w:t xml:space="preserve">.  </w:t>
      </w:r>
      <w:proofErr w:type="gramEnd"/>
    </w:p>
    <w:p w14:paraId="0970D446" w14:textId="517BCAF6" w:rsidR="00442F5B" w:rsidRPr="00442F5B" w:rsidRDefault="00240083" w:rsidP="00442F5B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</m:oMath>
      </m:oMathPara>
    </w:p>
    <w:p w14:paraId="21774CB1" w14:textId="57A67072" w:rsidR="00442F5B" w:rsidRPr="00442F5B" w:rsidRDefault="00240083" w:rsidP="00442F5B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</w:rPr>
            <m:t>+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</m:oMath>
      </m:oMathPara>
    </w:p>
    <w:p w14:paraId="16DE1EAF" w14:textId="6D74F99F" w:rsidR="00442F5B" w:rsidRPr="00A738B4" w:rsidRDefault="00240083" w:rsidP="00442F5B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p</m:t>
              </m:r>
              <m:r>
                <w:rPr>
                  <w:rFonts w:ascii="Cambria Math" w:hAnsi="Cambria Math"/>
                  <w:color w:val="000000" w:themeColor="text1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out</m:t>
                  </m:r>
                  <m:r>
                    <w:rPr>
                      <w:rFonts w:ascii="Cambria Math"/>
                      <w:color w:val="000000" w:themeColor="text1"/>
                    </w:rPr>
                    <m:t>,</m:t>
                  </m:r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  <m:r>
            <w:rPr>
              <w:rFonts w:asci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</m:oMath>
      </m:oMathPara>
    </w:p>
    <w:p w14:paraId="211B0DF6" w14:textId="6843F04A" w:rsidR="00A738B4" w:rsidRPr="00442F5B" w:rsidRDefault="00240083" w:rsidP="00A738B4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/>
                  <w:color w:val="000000" w:themeColor="text1"/>
                </w:rPr>
                <m:t>p</m:t>
              </m:r>
              <m:r>
                <w:rPr>
                  <w:rFonts w:ascii="Cambria Math" w:hAnsi="Cambria Math"/>
                  <w:color w:val="000000" w:themeColor="text1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out</m:t>
                  </m:r>
                  <m:r>
                    <w:rPr>
                      <w:rFonts w:ascii="Cambria Math"/>
                      <w:color w:val="000000" w:themeColor="text1"/>
                    </w:rPr>
                    <m:t>,</m:t>
                  </m:r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</m:oMath>
      </m:oMathPara>
    </w:p>
    <w:p w14:paraId="79E166E4" w14:textId="5CED29BF" w:rsidR="00A738B4" w:rsidRPr="00A738B4" w:rsidRDefault="00240083" w:rsidP="00A738B4">
      <w:pPr>
        <w:rPr>
          <w:rFonts w:eastAsiaTheme="minorEastAsia"/>
          <w:color w:val="A02B93" w:themeColor="accent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β</m:t>
              </m:r>
            </m:e>
            <m:sub>
              <m:r>
                <w:rPr>
                  <w:rFonts w:ascii="Cambria Math"/>
                  <w:color w:val="A02B93" w:themeColor="accent5"/>
                </w:rPr>
                <m:t>deposition</m:t>
              </m:r>
            </m:sub>
          </m:sSub>
          <m:r>
            <w:rPr>
              <w:rFonts w:ascii="Cambria Math"/>
              <w:color w:val="A02B93" w:themeColor="accent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fPr>
            <m:num>
              <m:r>
                <w:rPr>
                  <w:rFonts w:ascii="Cambria Math" w:hAnsi="Cambria Math"/>
                  <w:color w:val="A02B93" w:themeColor="accent5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02B93" w:themeColor="accent5"/>
                </w:rPr>
                <m:t>Δ</m:t>
              </m:r>
              <m:r>
                <w:rPr>
                  <w:rFonts w:ascii="Cambria Math"/>
                  <w:color w:val="A02B93" w:themeColor="accent5"/>
                </w:rPr>
                <m:t>t</m:t>
              </m:r>
            </m:den>
          </m:f>
          <m:r>
            <w:rPr>
              <w:rFonts w:ascii="Cambria Math" w:hAnsi="Cambria Math"/>
              <w:color w:val="A02B93" w:themeColor="accent5"/>
            </w:rPr>
            <m:t>-</m:t>
          </m:r>
          <m:r>
            <w:rPr>
              <w:rFonts w:ascii="Cambria Math" w:hAnsi="Cambria Math"/>
              <w:color w:val="A02B93" w:themeColor="accent5"/>
            </w:rPr>
            <m:t>λ</m:t>
          </m:r>
          <m:r>
            <w:rPr>
              <w:rFonts w:ascii="Cambria Math"/>
              <w:color w:val="A02B93" w:themeColor="accent5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/>
                      <w:color w:val="A02B93" w:themeColor="accent5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A02B93" w:themeColor="accent5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A02B93" w:themeColor="accent5"/>
                        </w:rPr>
                        <m:t>i</m:t>
                      </m:r>
                      <m:r>
                        <w:rPr>
                          <w:rFonts w:ascii="Cambria Math"/>
                          <w:color w:val="A02B93" w:themeColor="accent5"/>
                        </w:rPr>
                        <m:t>+1</m:t>
                      </m:r>
                    </m:e>
                  </m:d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/>
                      <w:color w:val="A02B93" w:themeColor="accent5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A02B93" w:themeColor="accent5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A02B93" w:themeColor="accent5"/>
                </w:rPr>
                <m:t>Δ</m:t>
              </m:r>
              <m:r>
                <w:rPr>
                  <w:rFonts w:ascii="Cambria Math"/>
                  <w:color w:val="A02B93" w:themeColor="accent5"/>
                </w:rPr>
                <m:t>t</m:t>
              </m:r>
            </m:den>
          </m:f>
          <m:r>
            <w:rPr>
              <w:rFonts w:ascii="Cambria Math"/>
              <w:color w:val="A02B93" w:themeColor="accent5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fPr>
            <m:num>
              <m:r>
                <w:rPr>
                  <w:rFonts w:ascii="Cambria Math"/>
                  <w:color w:val="A02B93" w:themeColor="accent5"/>
                </w:rPr>
                <m:t>p</m:t>
              </m:r>
              <m:r>
                <w:rPr>
                  <w:rFonts w:ascii="Cambria Math" w:hAnsi="Cambria Math"/>
                  <w:color w:val="A02B93" w:themeColor="accent5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/>
                      <w:color w:val="A02B93" w:themeColor="accent5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A02B93" w:themeColor="accent5"/>
                    </w:rPr>
                    <m:t>out</m:t>
                  </m:r>
                  <m:r>
                    <w:rPr>
                      <w:rFonts w:ascii="Cambria Math"/>
                      <w:color w:val="A02B93" w:themeColor="accent5"/>
                    </w:rPr>
                    <m:t>,</m:t>
                  </m:r>
                  <m:r>
                    <w:rPr>
                      <w:rFonts w:ascii="Cambria Math"/>
                      <w:color w:val="A02B93" w:themeColor="accent5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/>
                      <w:color w:val="A02B93" w:themeColor="accent5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A02B93" w:themeColor="accent5"/>
                    </w:rPr>
                    <m:t>t</m:t>
                  </m:r>
                </m:sub>
              </m:sSub>
            </m:den>
          </m:f>
        </m:oMath>
      </m:oMathPara>
    </w:p>
    <w:p w14:paraId="522F43FF" w14:textId="133226FF" w:rsidR="00A738B4" w:rsidRPr="00A738B4" w:rsidRDefault="00A738B4" w:rsidP="00A738B4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A738B4">
        <w:rPr>
          <w:rFonts w:eastAsiaTheme="minorEastAsia"/>
        </w:rPr>
        <w:t xml:space="preserve">The </w:t>
      </w:r>
      <w:r>
        <w:rPr>
          <w:rFonts w:eastAsiaTheme="minorEastAsia"/>
        </w:rPr>
        <w:t>e</w:t>
      </w:r>
      <w:r w:rsidRPr="00A738B4">
        <w:rPr>
          <w:rFonts w:eastAsiaTheme="minorEastAsia"/>
        </w:rPr>
        <w:t xml:space="preserve">mission rate </w:t>
      </w:r>
      <w:proofErr w:type="gramStart"/>
      <w:r>
        <w:rPr>
          <w:rFonts w:eastAsiaTheme="minorEastAsia"/>
        </w:rPr>
        <w:t>is calculated</w:t>
      </w:r>
      <w:proofErr w:type="gramEnd"/>
      <w:r>
        <w:rPr>
          <w:rFonts w:eastAsiaTheme="minorEastAsia"/>
        </w:rPr>
        <w:t xml:space="preserve"> numerically from the data points </w:t>
      </w:r>
      <w:r w:rsidR="00155920">
        <w:rPr>
          <w:rFonts w:eastAsiaTheme="minorEastAsia"/>
        </w:rPr>
        <w:t>starting when the shower is turned on until the peak concentration is reached</w:t>
      </w:r>
      <w:r w:rsidR="00654FBA">
        <w:rPr>
          <w:rFonts w:eastAsiaTheme="minorEastAsia"/>
        </w:rPr>
        <w:t xml:space="preserve"> (same point as above)</w:t>
      </w:r>
      <w:r>
        <w:rPr>
          <w:rFonts w:eastAsiaTheme="minorEastAsia"/>
        </w:rPr>
        <w:t xml:space="preserve"> using the above determined </w:t>
      </w:r>
      <w:r w:rsidRPr="00A738B4">
        <w:rPr>
          <w:rFonts w:ascii="Symbol" w:eastAsiaTheme="minorEastAsia" w:hAnsi="Symbol"/>
          <w:color w:val="000000" w:themeColor="text1"/>
        </w:rPr>
        <w:t>l</w:t>
      </w:r>
      <w:r>
        <w:rPr>
          <w:rFonts w:ascii="Symbol" w:eastAsiaTheme="minorEastAsia" w:hAnsi="Symbol"/>
          <w:color w:val="000000" w:themeColor="text1"/>
        </w:rPr>
        <w:t xml:space="preserve"> </w:t>
      </w:r>
      <w:r w:rsidRPr="00A738B4">
        <w:rPr>
          <w:rFonts w:eastAsiaTheme="minorEastAsia"/>
          <w:color w:val="000000" w:themeColor="text1"/>
        </w:rPr>
        <w:t>and</w:t>
      </w:r>
      <w:r>
        <w:rPr>
          <w:rFonts w:ascii="Symbol" w:eastAsiaTheme="minorEastAsia" w:hAnsi="Symbol"/>
          <w:color w:val="000000" w:themeColor="text1"/>
        </w:rPr>
        <w:t xml:space="preserve"> </w:t>
      </w:r>
      <w:r>
        <w:rPr>
          <w:rFonts w:ascii="Symbol" w:hAnsi="Symbol"/>
        </w:rPr>
        <w:t>b</w:t>
      </w:r>
      <w:r w:rsidR="009A73EC" w:rsidRPr="00442F5B">
        <w:rPr>
          <w:vertAlign w:val="subscript"/>
        </w:rPr>
        <w:t>deposition</w:t>
      </w:r>
      <w:r>
        <w:rPr>
          <w:vertAlign w:val="subscript"/>
        </w:rPr>
        <w:t xml:space="preserve"> </w:t>
      </w:r>
      <w:r>
        <w:t>values.</w:t>
      </w:r>
    </w:p>
    <w:p w14:paraId="7724F7B0" w14:textId="3FE22342" w:rsidR="00A738B4" w:rsidRPr="00A738B4" w:rsidRDefault="00240083" w:rsidP="00A738B4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/>
                      <w:color w:val="A02B93" w:themeColor="accent5"/>
                    </w:rPr>
                    <m:t>E</m:t>
                  </m:r>
                </m:e>
                <m:sub>
                  <m:r>
                    <w:rPr>
                      <w:rFonts w:ascii="Cambria Math"/>
                      <w:color w:val="A02B93" w:themeColor="accent5"/>
                    </w:rPr>
                    <m:t>t</m:t>
                  </m:r>
                </m:sub>
              </m:sSub>
            </m:num>
            <m:den>
              <m:r>
                <w:rPr>
                  <w:rFonts w:ascii="Cambria Math"/>
                  <w:color w:val="000000" w:themeColor="text1"/>
                </w:rPr>
                <m:t>V</m:t>
              </m:r>
            </m:den>
          </m:f>
        </m:oMath>
      </m:oMathPara>
    </w:p>
    <w:p w14:paraId="4EAB1D97" w14:textId="333B5F15" w:rsidR="00A738B4" w:rsidRPr="00A738B4" w:rsidRDefault="00240083" w:rsidP="00A738B4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/>
                      <w:color w:val="A02B93" w:themeColor="accent5"/>
                    </w:rPr>
                    <m:t>E</m:t>
                  </m:r>
                </m:e>
                <m:sub>
                  <m:r>
                    <w:rPr>
                      <w:rFonts w:ascii="Cambria Math"/>
                      <w:color w:val="A02B93" w:themeColor="accent5"/>
                    </w:rPr>
                    <m:t>t</m:t>
                  </m:r>
                </m:sub>
              </m:sSub>
            </m:num>
            <m:den>
              <m:r>
                <w:rPr>
                  <w:rFonts w:ascii="Cambria Math"/>
                  <w:color w:val="000000" w:themeColor="text1"/>
                </w:rPr>
                <m:t>V</m:t>
              </m:r>
            </m:den>
          </m:f>
          <m:r>
            <w:rPr>
              <w:rFonts w:ascii="Cambria Math" w:hAnsi="Cambria Math"/>
              <w:color w:val="000000" w:themeColor="text1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+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</m:oMath>
      </m:oMathPara>
    </w:p>
    <w:p w14:paraId="60760DA1" w14:textId="5E20493D" w:rsidR="00A738B4" w:rsidRPr="00A738B4" w:rsidRDefault="00240083" w:rsidP="00A738B4">
      <w:pPr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/>
                  <w:color w:val="A02B93" w:themeColor="accent5"/>
                </w:rPr>
                <m:t>E</m:t>
              </m:r>
            </m:e>
            <m:sub>
              <m:r>
                <w:rPr>
                  <w:rFonts w:ascii="Cambria Math"/>
                  <w:color w:val="A02B93" w:themeColor="accent5"/>
                </w:rPr>
                <m:t>t</m:t>
              </m:r>
            </m:sub>
          </m:sSub>
          <m:r>
            <w:rPr>
              <w:rFonts w:ascii="Cambria Math" w:hAnsi="Cambria Math"/>
              <w:color w:val="000000" w:themeColor="text1"/>
            </w:rPr>
            <m:t>=-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color w:val="000000" w:themeColor="text1"/>
                            </w:rPr>
                            <m:t>i</m:t>
                          </m:r>
                          <m:r>
                            <w:rPr>
                              <w:rFonts w:ascii="Cambria Math"/>
                              <w:color w:val="000000" w:themeColor="text1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/>
                          <w:color w:val="000000" w:themeColor="text1"/>
                        </w:rPr>
                        <m:t>-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color w:val="000000" w:themeColor="text1"/>
                        </w:rPr>
                        <m:t>t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+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VC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λV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r>
            <w:rPr>
              <w:rFonts w:ascii="Cambria Math"/>
              <w:color w:val="000000" w:themeColor="text1"/>
            </w:rPr>
            <m:t>V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</m:oMath>
      </m:oMathPara>
    </w:p>
    <w:p w14:paraId="679270A1" w14:textId="0A4E2423" w:rsidR="00A738B4" w:rsidRPr="00A738B4" w:rsidRDefault="00240083" w:rsidP="00A738B4">
      <w:pPr>
        <w:rPr>
          <w:rFonts w:eastAsiaTheme="minorEastAsia"/>
          <w:color w:val="A02B93" w:themeColor="accent5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/>
                  <w:color w:val="A02B93" w:themeColor="accent5"/>
                </w:rPr>
                <m:t>E</m:t>
              </m:r>
            </m:e>
            <m:sub>
              <m:r>
                <w:rPr>
                  <w:rFonts w:ascii="Cambria Math"/>
                  <w:color w:val="A02B93" w:themeColor="accent5"/>
                </w:rPr>
                <m:t>t</m:t>
              </m:r>
            </m:sub>
          </m:sSub>
          <m:r>
            <w:rPr>
              <w:rFonts w:ascii="Cambria Math" w:hAnsi="Cambria Math"/>
              <w:color w:val="A02B93" w:themeColor="accent5"/>
            </w:rPr>
            <m:t>=</m:t>
          </m:r>
          <m:r>
            <w:rPr>
              <w:rFonts w:ascii="Cambria Math"/>
              <w:color w:val="A02B93" w:themeColor="accent5"/>
            </w:rPr>
            <m:t>p</m:t>
          </m:r>
          <m:r>
            <w:rPr>
              <w:rFonts w:ascii="Cambria Math" w:hAnsi="Cambria Math"/>
              <w:color w:val="A02B93" w:themeColor="accent5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/>
                  <w:color w:val="A02B93" w:themeColor="accent5"/>
                </w:rPr>
                <m:t>VC</m:t>
              </m:r>
            </m:e>
            <m:sub>
              <m:r>
                <w:rPr>
                  <w:rFonts w:ascii="Cambria Math"/>
                  <w:color w:val="A02B93" w:themeColor="accent5"/>
                </w:rPr>
                <m:t>out</m:t>
              </m:r>
              <m:r>
                <w:rPr>
                  <w:rFonts w:ascii="Cambria Math"/>
                  <w:color w:val="A02B93" w:themeColor="accent5"/>
                </w:rPr>
                <m:t>,</m:t>
              </m:r>
              <m:r>
                <w:rPr>
                  <w:rFonts w:ascii="Cambria Math"/>
                  <w:color w:val="A02B93" w:themeColor="accent5"/>
                </w:rPr>
                <m:t>t</m:t>
              </m:r>
            </m:sub>
          </m:sSub>
          <m:r>
            <w:rPr>
              <w:rFonts w:ascii="Cambria Math"/>
              <w:color w:val="A02B93" w:themeColor="accent5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fPr>
            <m:num>
              <m:r>
                <w:rPr>
                  <w:rFonts w:ascii="Cambria Math" w:hAnsi="Cambria Math"/>
                  <w:color w:val="A02B93" w:themeColor="accent5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  <w:color w:val="A02B93" w:themeColor="accent5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/>
                              <w:color w:val="A02B93" w:themeColor="accent5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A02B93" w:themeColor="accent5"/>
                        </w:rPr>
                        <m:t>C</m:t>
                      </m:r>
                    </m:e>
                    <m:sub>
                      <m:r>
                        <w:rPr>
                          <w:rFonts w:ascii="Cambria Math"/>
                          <w:color w:val="A02B93" w:themeColor="accent5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color w:val="A02B93" w:themeColor="accent5"/>
                            </w:rPr>
                            <m:t>i</m:t>
                          </m:r>
                          <m:r>
                            <w:rPr>
                              <w:rFonts w:ascii="Cambria Math"/>
                              <w:color w:val="A02B93" w:themeColor="accent5"/>
                            </w:rPr>
                            <m:t>+1</m:t>
                          </m:r>
                        </m:e>
                      </m:d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A02B93" w:themeColor="accent5"/>
                </w:rPr>
                <m:t>Δ</m:t>
              </m:r>
              <m:r>
                <w:rPr>
                  <w:rFonts w:ascii="Cambria Math"/>
                  <w:color w:val="A02B93" w:themeColor="accent5"/>
                </w:rPr>
                <m:t>t</m:t>
              </m:r>
            </m:den>
          </m:f>
          <m:r>
            <w:rPr>
              <w:rFonts w:ascii="Cambria Math"/>
              <w:color w:val="A02B93" w:themeColor="accent5"/>
            </w:rPr>
            <m:t>-</m:t>
          </m:r>
          <m:r>
            <w:rPr>
              <w:rFonts w:ascii="Cambria Math" w:hAnsi="Cambria Math"/>
              <w:color w:val="A02B93" w:themeColor="accent5"/>
            </w:rPr>
            <m:t>λV</m:t>
          </m:r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/>
                  <w:color w:val="A02B93" w:themeColor="accent5"/>
                </w:rPr>
                <m:t>C</m:t>
              </m:r>
            </m:e>
            <m:sub>
              <m:r>
                <w:rPr>
                  <w:rFonts w:ascii="Cambria Math"/>
                  <w:color w:val="A02B93" w:themeColor="accent5"/>
                </w:rPr>
                <m:t>t</m:t>
              </m:r>
            </m:sub>
          </m:sSub>
          <m:r>
            <w:rPr>
              <w:rFonts w:ascii="Cambria Math"/>
              <w:color w:val="A02B93" w:themeColor="accent5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 w:hAnsi="Cambria Math"/>
                  <w:color w:val="A02B93" w:themeColor="accent5"/>
                </w:rPr>
                <m:t>β</m:t>
              </m:r>
            </m:e>
            <m:sub>
              <m:r>
                <w:rPr>
                  <w:rFonts w:ascii="Cambria Math"/>
                  <w:color w:val="A02B93" w:themeColor="accent5"/>
                </w:rPr>
                <m:t>deposition</m:t>
              </m:r>
            </m:sub>
          </m:sSub>
          <m:r>
            <w:rPr>
              <w:rFonts w:ascii="Cambria Math"/>
              <w:color w:val="A02B93" w:themeColor="accent5"/>
            </w:rPr>
            <m:t>V</m:t>
          </m:r>
          <m:sSub>
            <m:sSubPr>
              <m:ctrlPr>
                <w:rPr>
                  <w:rFonts w:ascii="Cambria Math" w:hAnsi="Cambria Math"/>
                  <w:i/>
                  <w:color w:val="A02B93" w:themeColor="accent5"/>
                </w:rPr>
              </m:ctrlPr>
            </m:sSubPr>
            <m:e>
              <m:r>
                <w:rPr>
                  <w:rFonts w:ascii="Cambria Math"/>
                  <w:color w:val="A02B93" w:themeColor="accent5"/>
                </w:rPr>
                <m:t>C</m:t>
              </m:r>
            </m:e>
            <m:sub>
              <m:r>
                <w:rPr>
                  <w:rFonts w:ascii="Cambria Math"/>
                  <w:color w:val="A02B93" w:themeColor="accent5"/>
                </w:rPr>
                <m:t>t</m:t>
              </m:r>
            </m:sub>
          </m:sSub>
        </m:oMath>
      </m:oMathPara>
    </w:p>
    <w:p w14:paraId="6F44E401" w14:textId="2A1DBF83" w:rsidR="00654FBA" w:rsidRPr="006D3ABF" w:rsidRDefault="00654FBA" w:rsidP="00654FBA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>
        <w:rPr>
          <w:rFonts w:eastAsiaTheme="minorEastAsia"/>
        </w:rPr>
        <w:t>For each bin size</w:t>
      </w:r>
      <w:r w:rsidR="003D52C4">
        <w:rPr>
          <w:rFonts w:eastAsiaTheme="minorEastAsia"/>
        </w:rPr>
        <w:t>,</w:t>
      </w:r>
      <w:r>
        <w:rPr>
          <w:rFonts w:eastAsiaTheme="minorEastAsia"/>
        </w:rPr>
        <w:t xml:space="preserve"> calculate the C</w:t>
      </w:r>
      <w:r w:rsidRPr="00DA2B3A">
        <w:rPr>
          <w:vertAlign w:val="subscript"/>
        </w:rPr>
        <w:t>t</w:t>
      </w:r>
      <w:r>
        <w:t xml:space="preserve"> value for the </w:t>
      </w:r>
      <w:r w:rsidR="003D52C4">
        <w:t>period</w:t>
      </w:r>
      <w:r>
        <w:t xml:space="preserve"> </w:t>
      </w:r>
      <w:r w:rsidR="003D52C4">
        <w:t>from</w:t>
      </w:r>
      <w:r>
        <w:t xml:space="preserve"> when that shower turns on until 2 h after the shower is turned off</w:t>
      </w:r>
      <w:proofErr w:type="gramStart"/>
      <w:r>
        <w:t xml:space="preserve">.  </w:t>
      </w:r>
      <w:proofErr w:type="gramEnd"/>
      <w:r>
        <w:t>Use the E</w:t>
      </w:r>
      <w:r w:rsidR="00DA2B3A" w:rsidRPr="00DA2B3A">
        <w:rPr>
          <w:vertAlign w:val="subscript"/>
        </w:rPr>
        <w:t>t</w:t>
      </w:r>
      <w:r>
        <w:t xml:space="preserve"> value calculated in step 4 from the time the shower turns on until the peak concentration.  After that </w:t>
      </w:r>
      <w:r w:rsidR="003D52C4">
        <w:t>time,</w:t>
      </w:r>
      <w:r>
        <w:t xml:space="preserve"> set </w:t>
      </w:r>
      <w:r w:rsidR="003D52C4">
        <w:t xml:space="preserve">the </w:t>
      </w:r>
      <w:r w:rsidR="000942DA">
        <w:t>E</w:t>
      </w:r>
      <w:r w:rsidR="000942DA" w:rsidRPr="00DA2B3A">
        <w:rPr>
          <w:vertAlign w:val="subscript"/>
        </w:rPr>
        <w:t>t</w:t>
      </w:r>
      <w:r>
        <w:t xml:space="preserve"> value to zero. Use the </w:t>
      </w:r>
      <w:r>
        <w:rPr>
          <w:rFonts w:ascii="Symbol" w:hAnsi="Symbol"/>
        </w:rPr>
        <w:t>b</w:t>
      </w:r>
      <w:proofErr w:type="spellStart"/>
      <w:r w:rsidRPr="00442F5B">
        <w:rPr>
          <w:vertAlign w:val="subscript"/>
        </w:rPr>
        <w:t>deposistion</w:t>
      </w:r>
      <w:proofErr w:type="spellEnd"/>
      <w:r>
        <w:rPr>
          <w:vertAlign w:val="subscript"/>
        </w:rPr>
        <w:t xml:space="preserve"> </w:t>
      </w:r>
      <w:r>
        <w:t xml:space="preserve">average value for all time points. The </w:t>
      </w:r>
      <w:proofErr w:type="gramStart"/>
      <w:r>
        <w:t>initial</w:t>
      </w:r>
      <w:proofErr w:type="gramEnd"/>
      <w:r>
        <w:t xml:space="preserve"> C</w:t>
      </w:r>
      <w:r w:rsidRPr="00DA2B3A">
        <w:rPr>
          <w:vertAlign w:val="subscript"/>
        </w:rPr>
        <w:t>o</w:t>
      </w:r>
      <w:r>
        <w:t xml:space="preserve"> value should be set to the bin size concentration at </w:t>
      </w:r>
      <w:r w:rsidR="003D52C4">
        <w:t xml:space="preserve">the </w:t>
      </w:r>
      <w:r>
        <w:t xml:space="preserve">time the shower is turned on.  </w:t>
      </w:r>
      <w:r w:rsidR="005B2537">
        <w:t xml:space="preserve">Plot the fit </w:t>
      </w:r>
      <w:r w:rsidR="006D3ABF">
        <w:t xml:space="preserve">of the numerical equation 5 </w:t>
      </w:r>
      <w:r w:rsidR="005B2537">
        <w:t xml:space="preserve">on the graph.  </w:t>
      </w:r>
      <w:r w:rsidR="006D3ABF">
        <w:t xml:space="preserve"> </w:t>
      </w:r>
      <w:r w:rsidR="006D3ABF" w:rsidRPr="006D3ABF">
        <w:rPr>
          <w:i/>
          <w:iCs/>
        </w:rPr>
        <w:t xml:space="preserve"> </w:t>
      </w:r>
    </w:p>
    <w:p w14:paraId="6B373A8C" w14:textId="77777777" w:rsidR="00654FBA" w:rsidRPr="00654FBA" w:rsidRDefault="00654FBA" w:rsidP="00654FBA">
      <w:pPr>
        <w:rPr>
          <w:rFonts w:eastAsiaTheme="minorEastAsia"/>
        </w:rPr>
      </w:pPr>
    </w:p>
    <w:p w14:paraId="0279D61F" w14:textId="25C3F3CD" w:rsidR="001E12F2" w:rsidRPr="001E12F2" w:rsidRDefault="00240083" w:rsidP="001E12F2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  <m:r>
                    <w:rPr>
                      <w:rFonts w:ascii="Cambria Math"/>
                      <w:color w:val="000000" w:themeColor="text1"/>
                    </w:rPr>
                    <m:t>-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β</m:t>
              </m:r>
            </m:e>
            <m:sub>
              <m:r>
                <w:rPr>
                  <w:rFonts w:ascii="Cambria Math"/>
                  <w:color w:val="000000" w:themeColor="text1"/>
                </w:rPr>
                <m:t>deposition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E</m:t>
                  </m:r>
                </m:e>
                <m:sub>
                  <m:r>
                    <w:rPr>
                      <w:rFonts w:asci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/>
                  <w:color w:val="000000" w:themeColor="text1"/>
                </w:rPr>
                <m:t>V</m:t>
              </m:r>
            </m:den>
          </m:f>
        </m:oMath>
      </m:oMathPara>
    </w:p>
    <w:bookmarkStart w:id="27" w:name="_Hlk221705214"/>
    <w:p w14:paraId="2AA61C35" w14:textId="169C965B" w:rsidR="001E12F2" w:rsidRPr="00A738B4" w:rsidRDefault="00240083" w:rsidP="001E12F2">
      <w:pPr>
        <w:rPr>
          <w:rFonts w:eastAsiaTheme="minorEastAsia"/>
          <w:color w:val="000000" w:themeColor="text1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/>
                          <w:color w:val="000000" w:themeColor="text1"/>
                        </w:rPr>
                        <m:t>i</m:t>
                      </m:r>
                      <m:r>
                        <w:rPr>
                          <w:rFonts w:ascii="Cambria Math"/>
                          <w:color w:val="000000" w:themeColor="text1"/>
                        </w:rPr>
                        <m:t>+1</m:t>
                      </m:r>
                    </m:e>
                  </m:d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Δ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den>
          </m:f>
          <m:r>
            <w:rPr>
              <w:rFonts w:ascii="Cambria Math"/>
              <w:color w:val="000000" w:themeColor="text1"/>
            </w:rPr>
            <m:t>+</m:t>
          </m:r>
          <m:r>
            <w:rPr>
              <w:rFonts w:ascii="Cambria Math"/>
              <w:color w:val="000000" w:themeColor="text1"/>
            </w:rPr>
            <m:t>p</m:t>
          </m:r>
          <m:r>
            <w:rPr>
              <w:rFonts w:ascii="Cambria Math" w:hAnsi="Cambria Math"/>
              <w:color w:val="000000" w:themeColor="text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out</m:t>
              </m:r>
              <m:r>
                <w:rPr>
                  <w:rFonts w:ascii="Cambria Math"/>
                  <w:color w:val="000000" w:themeColor="text1"/>
                </w:rPr>
                <m:t>,</m:t>
              </m:r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/>
                  <w:color w:val="000000" w:themeColor="text1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λ</m:t>
              </m:r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β</m:t>
                  </m:r>
                </m:e>
                <m:sub>
                  <m:r>
                    <w:rPr>
                      <w:rFonts w:ascii="Cambria Math"/>
                      <w:color w:val="000000" w:themeColor="text1"/>
                    </w:rPr>
                    <m:t>deposition</m:t>
                  </m:r>
                </m:sub>
              </m:sSub>
            </m:e>
          </m:d>
          <m:r>
            <w:rPr>
              <w:rFonts w:ascii="Cambria Math"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E</m:t>
                  </m:r>
                </m:e>
                <m:sub>
                  <m:r>
                    <w:rPr>
                      <w:rFonts w:asci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/>
                </w:rPr>
                <m:t>V</m:t>
              </m:r>
            </m:den>
          </m:f>
        </m:oMath>
      </m:oMathPara>
    </w:p>
    <w:bookmarkEnd w:id="27"/>
    <w:p w14:paraId="6C145F02" w14:textId="0C7368AE" w:rsidR="001E12F2" w:rsidRPr="00EA4DAC" w:rsidRDefault="00240083" w:rsidP="001E12F2">
      <w:pPr>
        <w:rPr>
          <w:rFonts w:eastAsiaTheme="minorEastAsia"/>
          <w:color w:val="7030A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7030A0"/>
                </w:rPr>
              </m:ctrlPr>
            </m:sSubPr>
            <m:e>
              <m:r>
                <w:rPr>
                  <w:rFonts w:ascii="Cambria Math" w:hAnsi="Cambria Math"/>
                  <w:color w:val="7030A0"/>
                </w:rPr>
                <m:t>C</m:t>
              </m:r>
            </m:e>
            <m:sub>
              <m:r>
                <w:rPr>
                  <w:rFonts w:ascii="Cambria Math"/>
                  <w:color w:val="7030A0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dPr>
                <m:e>
                  <m:r>
                    <w:rPr>
                      <w:rFonts w:ascii="Cambria Math"/>
                      <w:color w:val="7030A0"/>
                    </w:rPr>
                    <m:t>i</m:t>
                  </m:r>
                  <m:r>
                    <w:rPr>
                      <w:rFonts w:ascii="Cambria Math"/>
                      <w:color w:val="7030A0"/>
                    </w:rPr>
                    <m:t>+1</m:t>
                  </m:r>
                </m:e>
              </m:d>
            </m:sub>
          </m:sSub>
          <m:r>
            <w:rPr>
              <w:rFonts w:ascii="Cambria Math"/>
              <w:color w:val="7030A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7030A0"/>
                </w:rPr>
              </m:ctrlPr>
            </m:sSubPr>
            <m:e>
              <m:r>
                <w:rPr>
                  <w:rFonts w:ascii="Cambria Math"/>
                  <w:color w:val="7030A0"/>
                </w:rPr>
                <m:t>C</m:t>
              </m:r>
            </m:e>
            <m:sub>
              <m:r>
                <w:rPr>
                  <w:rFonts w:ascii="Cambria Math"/>
                  <w:color w:val="7030A0"/>
                </w:rPr>
                <m:t>t</m:t>
              </m:r>
            </m:sub>
          </m:sSub>
          <m:r>
            <w:rPr>
              <w:rFonts w:ascii="Cambria Math"/>
              <w:color w:val="7030A0"/>
            </w:rPr>
            <m:t>+</m:t>
          </m:r>
          <m:r>
            <m:rPr>
              <m:sty m:val="p"/>
            </m:rPr>
            <w:rPr>
              <w:rFonts w:ascii="Cambria Math" w:hAnsi="Cambria Math"/>
              <w:color w:val="7030A0"/>
            </w:rPr>
            <m:t>Δ</m:t>
          </m:r>
          <m:r>
            <w:rPr>
              <w:rFonts w:ascii="Cambria Math"/>
              <w:color w:val="7030A0"/>
            </w:rPr>
            <m:t>t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7030A0"/>
                </w:rPr>
              </m:ctrlPr>
            </m:dPr>
            <m:e>
              <m:r>
                <w:rPr>
                  <w:rFonts w:ascii="Cambria Math"/>
                  <w:color w:val="7030A0"/>
                </w:rPr>
                <m:t>p</m:t>
              </m:r>
              <m:r>
                <w:rPr>
                  <w:rFonts w:ascii="Cambria Math" w:hAnsi="Cambria Math"/>
                  <w:color w:val="7030A0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sSubPr>
                <m:e>
                  <m:r>
                    <w:rPr>
                      <w:rFonts w:ascii="Cambria Math"/>
                      <w:color w:val="7030A0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7030A0"/>
                    </w:rPr>
                    <m:t>out</m:t>
                  </m:r>
                  <m:r>
                    <w:rPr>
                      <w:rFonts w:ascii="Cambria Math"/>
                      <w:color w:val="7030A0"/>
                    </w:rPr>
                    <m:t>,</m:t>
                  </m:r>
                  <m:r>
                    <w:rPr>
                      <w:rFonts w:ascii="Cambria Math"/>
                      <w:color w:val="7030A0"/>
                    </w:rPr>
                    <m:t>t</m:t>
                  </m:r>
                </m:sub>
              </m:sSub>
              <m:r>
                <w:rPr>
                  <w:rFonts w:ascii="Cambria Math"/>
                  <w:color w:val="7030A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sSubPr>
                <m:e>
                  <m:r>
                    <w:rPr>
                      <w:rFonts w:ascii="Cambria Math"/>
                      <w:color w:val="7030A0"/>
                    </w:rPr>
                    <m:t>C</m:t>
                  </m:r>
                </m:e>
                <m:sub>
                  <m:r>
                    <w:rPr>
                      <w:rFonts w:ascii="Cambria Math"/>
                      <w:color w:val="7030A0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λ</m:t>
                  </m:r>
                  <m:r>
                    <w:rPr>
                      <w:rFonts w:ascii="Cambria Math" w:hAnsi="Cambria Math"/>
                      <w:color w:val="7030A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β</m:t>
                      </m:r>
                    </m:e>
                    <m:sub>
                      <m:r>
                        <w:rPr>
                          <w:rFonts w:ascii="Cambria Math"/>
                          <w:color w:val="7030A0"/>
                        </w:rPr>
                        <m:t>deposition</m:t>
                      </m:r>
                    </m:sub>
                  </m:sSub>
                </m:e>
              </m:d>
              <m:r>
                <w:rPr>
                  <w:rFonts w:ascii="Cambria Math"/>
                  <w:color w:val="7030A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/>
                          <w:color w:val="A02B93" w:themeColor="accent5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  <w:color w:val="A02B93" w:themeColor="accent5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/>
                      <w:color w:val="7030A0"/>
                    </w:rPr>
                    <m:t>V</m:t>
                  </m:r>
                </m:den>
              </m:f>
            </m:e>
          </m:d>
        </m:oMath>
      </m:oMathPara>
    </w:p>
    <w:p w14:paraId="3DF5FC1A" w14:textId="060ED1BE" w:rsidR="00EA4DAC" w:rsidRPr="00F65B7F" w:rsidRDefault="00EA4DAC" w:rsidP="00F65B7F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For each bin size</w:t>
      </w:r>
      <w:r w:rsidR="009A73EC">
        <w:rPr>
          <w:rFonts w:eastAsiaTheme="minorEastAsia"/>
        </w:rPr>
        <w:t>,</w:t>
      </w:r>
      <w:r>
        <w:rPr>
          <w:rFonts w:eastAsiaTheme="minorEastAsia"/>
        </w:rPr>
        <w:t xml:space="preserve"> calculate </w:t>
      </w:r>
      <w:proofErr w:type="spellStart"/>
      <w:r>
        <w:rPr>
          <w:rFonts w:eastAsiaTheme="minorEastAsia"/>
        </w:rPr>
        <w:t>E</w:t>
      </w:r>
      <w:r w:rsidRPr="00EA4DAC">
        <w:rPr>
          <w:rFonts w:eastAsiaTheme="minorEastAsia"/>
          <w:vertAlign w:val="subscript"/>
        </w:rPr>
        <w:t>total</w:t>
      </w:r>
      <w:proofErr w:type="spellEnd"/>
      <w:proofErr w:type="gramStart"/>
      <w:r w:rsidRPr="00EA4DAC">
        <w:t xml:space="preserve">.  </w:t>
      </w:r>
      <w:proofErr w:type="gramEnd"/>
      <w:r w:rsidRPr="00EA4DAC">
        <w:t>This is the</w:t>
      </w:r>
      <w:r>
        <w:t xml:space="preserve"> area under the curve of E</w:t>
      </w:r>
      <w:r w:rsidRPr="00EA4DAC">
        <w:rPr>
          <w:vertAlign w:val="subscript"/>
        </w:rPr>
        <w:t>t</w:t>
      </w:r>
      <w:r>
        <w:t xml:space="preserve"> versus time</w:t>
      </w:r>
      <w:ins w:id="28" w:author="Lima, Nathan" w:date="2026-02-17T15:37:00Z">
        <w:r w:rsidR="00F65B7F" w:rsidRPr="00F65B7F">
          <w:t>, computed using the trapezoidal rule:</w:t>
        </w:r>
      </w:ins>
      <w:del w:id="29" w:author="Lima, Nathan" w:date="2026-02-17T15:37:00Z" w16du:dateUtc="2026-02-17T20:37:00Z">
        <w:r w:rsidDel="00F65B7F">
          <w:delText>.</w:delText>
        </w:r>
      </w:del>
      <w:ins w:id="30" w:author="Lima, Nathan" w:date="2026-02-17T15:39:00Z" w16du:dateUtc="2026-02-17T20:39:00Z">
        <w:r w:rsidR="00F65B7F">
          <w:br/>
        </w:r>
      </w:ins>
      <m:oMathPara>
        <m:oMath>
          <m:sSub>
            <m:sSubPr>
              <m:ctrlPr>
                <w:ins w:id="31" w:author="Lima, Nathan" w:date="2026-02-17T15:40:00Z" w16du:dateUtc="2026-02-17T20:40:00Z">
                  <w:rPr>
                    <w:rFonts w:ascii="Cambria Math" w:hAnsi="Cambria Math"/>
                    <w:i/>
                    <w:color w:val="7030A0"/>
                  </w:rPr>
                </w:ins>
              </m:ctrlPr>
            </m:sSubPr>
            <m:e>
              <m:r>
                <w:ins w:id="32" w:author="Lima, Nathan" w:date="2026-02-17T15:40:00Z" w16du:dateUtc="2026-02-17T20:40:00Z">
                  <w:rPr>
                    <w:rFonts w:ascii="Cambria Math" w:hAnsi="Cambria Math"/>
                    <w:color w:val="7030A0"/>
                  </w:rPr>
                  <m:t>E</m:t>
                </w:ins>
              </m:r>
            </m:e>
            <m:sub>
              <m:r>
                <w:ins w:id="33" w:author="Lima, Nathan" w:date="2026-02-17T15:40:00Z" w16du:dateUtc="2026-02-17T20:40:00Z">
                  <w:rPr>
                    <w:rFonts w:ascii="Cambria Math"/>
                    <w:color w:val="7030A0"/>
                  </w:rPr>
                  <m:t>t</m:t>
                </w:ins>
              </m:r>
              <m:r>
                <w:ins w:id="34" w:author="Lima, Nathan" w:date="2026-02-17T15:40:00Z" w16du:dateUtc="2026-02-17T20:40:00Z">
                  <w:rPr>
                    <w:rFonts w:ascii="Cambria Math" w:hAnsi="Cambria Math"/>
                    <w:color w:val="7030A0"/>
                  </w:rPr>
                  <m:t>otal</m:t>
                </w:ins>
              </m:r>
            </m:sub>
          </m:sSub>
          <m:r>
            <w:ins w:id="35" w:author="Lima, Nathan" w:date="2026-02-17T15:40:00Z" w16du:dateUtc="2026-02-17T20:40:00Z">
              <w:rPr>
                <w:rFonts w:ascii="Cambria Math"/>
                <w:color w:val="7030A0"/>
              </w:rPr>
              <m:t>=</m:t>
            </w:ins>
          </m:r>
          <m:r>
            <w:ins w:id="36" w:author="Lima, Nathan" w:date="2026-02-17T15:40:00Z" w16du:dateUtc="2026-02-17T20:40:00Z">
              <w:rPr>
                <w:rFonts w:ascii="Cambria Math" w:hAnsi="Cambria Math"/>
                <w:color w:val="7030A0"/>
              </w:rPr>
              <m:t>Δt*</m:t>
            </w:ins>
          </m:r>
          <m:nary>
            <m:naryPr>
              <m:chr m:val="∑"/>
              <m:limLoc m:val="undOvr"/>
              <m:subHide m:val="1"/>
              <m:supHide m:val="1"/>
              <m:ctrlPr>
                <w:ins w:id="37" w:author="Lima, Nathan" w:date="2026-02-17T15:40:00Z" w16du:dateUtc="2026-02-17T20:40:00Z">
                  <w:rPr>
                    <w:rFonts w:ascii="Cambria Math" w:hAnsi="Cambria Math"/>
                    <w:i/>
                    <w:color w:val="7030A0"/>
                  </w:rPr>
                </w:ins>
              </m:ctrlPr>
            </m:naryPr>
            <m:sub/>
            <m:sup/>
            <m:e>
              <m:f>
                <m:fPr>
                  <m:ctrlPr>
                    <w:ins w:id="38" w:author="Lima, Nathan" w:date="2026-02-17T15:40:00Z" w16du:dateUtc="2026-02-17T20:40:00Z">
                      <w:rPr>
                        <w:rFonts w:ascii="Cambria Math" w:hAnsi="Cambria Math"/>
                        <w:i/>
                        <w:color w:val="7030A0"/>
                      </w:rPr>
                    </w:ins>
                  </m:ctrlPr>
                </m:fPr>
                <m:num>
                  <m:sSub>
                    <m:sSubPr>
                      <m:ctrlPr>
                        <w:ins w:id="39" w:author="Lima, Nathan" w:date="2026-02-17T15:40:00Z" w16du:dateUtc="2026-02-17T20:40:00Z">
                          <w:rPr>
                            <w:rFonts w:ascii="Cambria Math" w:hAnsi="Cambria Math"/>
                            <w:i/>
                            <w:color w:val="7030A0"/>
                          </w:rPr>
                        </w:ins>
                      </m:ctrlPr>
                    </m:sSubPr>
                    <m:e>
                      <m:r>
                        <w:ins w:id="40" w:author="Lima, Nathan" w:date="2026-02-17T15:40:00Z" w16du:dateUtc="2026-02-17T20:40:00Z">
                          <w:rPr>
                            <w:rFonts w:ascii="Cambria Math" w:hAnsi="Cambria Math"/>
                            <w:color w:val="7030A0"/>
                          </w:rPr>
                          <m:t>E</m:t>
                        </w:ins>
                      </m:r>
                    </m:e>
                    <m:sub>
                      <m:r>
                        <w:ins w:id="41" w:author="Lima, Nathan" w:date="2026-02-17T15:40:00Z" w16du:dateUtc="2026-02-17T20:40:00Z">
                          <w:rPr>
                            <w:rFonts w:ascii="Cambria Math"/>
                            <w:color w:val="7030A0"/>
                          </w:rPr>
                          <m:t>t</m:t>
                        </w:ins>
                      </m:r>
                    </m:sub>
                  </m:sSub>
                  <m:r>
                    <w:ins w:id="42" w:author="Lima, Nathan" w:date="2026-02-17T15:40:00Z" w16du:dateUtc="2026-02-17T20:40:00Z">
                      <w:rPr>
                        <w:rFonts w:ascii="Cambria Math"/>
                        <w:color w:val="A02B93" w:themeColor="accent5"/>
                      </w:rPr>
                      <m:t>+</m:t>
                    </w:ins>
                  </m:r>
                  <m:sSub>
                    <m:sSubPr>
                      <m:ctrlPr>
                        <w:ins w:id="43" w:author="Lima, Nathan" w:date="2026-02-17T15:40:00Z" w16du:dateUtc="2026-02-17T20:40:00Z">
                          <w:rPr>
                            <w:rFonts w:ascii="Cambria Math" w:hAnsi="Cambria Math"/>
                            <w:i/>
                            <w:color w:val="7030A0"/>
                          </w:rPr>
                        </w:ins>
                      </m:ctrlPr>
                    </m:sSubPr>
                    <m:e>
                      <m:r>
                        <w:ins w:id="44" w:author="Lima, Nathan" w:date="2026-02-17T15:40:00Z" w16du:dateUtc="2026-02-17T20:40:00Z">
                          <w:rPr>
                            <w:rFonts w:ascii="Cambria Math" w:hAnsi="Cambria Math"/>
                            <w:color w:val="7030A0"/>
                          </w:rPr>
                          <m:t>E</m:t>
                        </w:ins>
                      </m:r>
                    </m:e>
                    <m:sub>
                      <m:r>
                        <w:ins w:id="45" w:author="Lima, Nathan" w:date="2026-02-17T15:40:00Z" w16du:dateUtc="2026-02-17T20:40:00Z">
                          <w:rPr>
                            <w:rFonts w:ascii="Cambria Math"/>
                            <w:color w:val="7030A0"/>
                          </w:rPr>
                          <m:t>t</m:t>
                        </w:ins>
                      </m:r>
                      <m:d>
                        <m:dPr>
                          <m:ctrlPr>
                            <w:ins w:id="46" w:author="Lima, Nathan" w:date="2026-02-17T15:40:00Z" w16du:dateUtc="2026-02-17T20:40:00Z">
                              <w:rPr>
                                <w:rFonts w:ascii="Cambria Math" w:hAnsi="Cambria Math"/>
                                <w:i/>
                                <w:color w:val="7030A0"/>
                              </w:rPr>
                            </w:ins>
                          </m:ctrlPr>
                        </m:dPr>
                        <m:e>
                          <m:r>
                            <w:ins w:id="47" w:author="Lima, Nathan" w:date="2026-02-17T15:40:00Z" w16du:dateUtc="2026-02-17T20:40:00Z">
                              <w:rPr>
                                <w:rFonts w:ascii="Cambria Math"/>
                                <w:color w:val="7030A0"/>
                              </w:rPr>
                              <m:t>i+1</m:t>
                            </w:ins>
                          </m:r>
                        </m:e>
                      </m:d>
                    </m:sub>
                  </m:sSub>
                </m:num>
                <m:den>
                  <m:r>
                    <w:ins w:id="48" w:author="Lima, Nathan" w:date="2026-02-17T15:40:00Z" w16du:dateUtc="2026-02-17T20:40:00Z">
                      <w:rPr>
                        <w:rFonts w:ascii="Cambria Math" w:hAnsi="Cambria Math"/>
                        <w:color w:val="7030A0"/>
                      </w:rPr>
                      <m:t>2</m:t>
                    </w:ins>
                  </m:r>
                </m:den>
              </m:f>
            </m:e>
          </m:nary>
          <m:r>
            <w:ins w:id="49" w:author="Lima, Nathan" w:date="2026-02-17T15:39:00Z" w16du:dateUtc="2026-02-17T20:39:00Z">
              <m:rPr>
                <m:sty m:val="p"/>
              </m:rPr>
              <w:br/>
            </w:ins>
          </m:r>
        </m:oMath>
      </m:oMathPara>
      <w:del w:id="50" w:author="Lima, Nathan" w:date="2026-02-17T15:39:00Z" w16du:dateUtc="2026-02-17T20:39:00Z">
        <w:r w:rsidDel="00F65B7F">
          <w:delText xml:space="preserve">  </w:delText>
        </w:r>
        <w:r w:rsidRPr="00EA4DAC" w:rsidDel="00F65B7F">
          <w:delText xml:space="preserve"> </w:delText>
        </w:r>
      </w:del>
      <w:ins w:id="51" w:author="Lima, Nathan" w:date="2026-02-17T15:39:00Z">
        <w:r w:rsidR="00F65B7F" w:rsidRPr="00F65B7F">
          <w:t>where the sum runs over all time steps from shower-on to peak concentration.</w:t>
        </w:r>
      </w:ins>
    </w:p>
    <w:p w14:paraId="1CE1E8A1" w14:textId="677203D6" w:rsidR="00EA4DAC" w:rsidRPr="00EA4DAC" w:rsidDel="00F65B7F" w:rsidRDefault="00240083" w:rsidP="00EA4DAC">
      <w:pPr>
        <w:ind w:left="360"/>
        <w:rPr>
          <w:del w:id="52" w:author="Lima, Nathan" w:date="2026-02-17T15:40:00Z" w16du:dateUtc="2026-02-17T20:40:00Z"/>
          <w:rFonts w:eastAsiaTheme="minorEastAsia"/>
          <w:color w:val="7030A0"/>
        </w:rPr>
      </w:pPr>
      <m:oMathPara>
        <m:oMath>
          <m:sSub>
            <m:sSubPr>
              <m:ctrlPr>
                <w:del w:id="53" w:author="Lima, Nathan" w:date="2026-02-17T15:40:00Z" w16du:dateUtc="2026-02-17T20:40:00Z">
                  <w:rPr>
                    <w:rFonts w:ascii="Cambria Math" w:hAnsi="Cambria Math"/>
                    <w:i/>
                    <w:color w:val="7030A0"/>
                  </w:rPr>
                </w:del>
              </m:ctrlPr>
            </m:sSubPr>
            <m:e>
              <m:r>
                <w:del w:id="54" w:author="Lima, Nathan" w:date="2026-02-17T15:40:00Z" w16du:dateUtc="2026-02-17T20:40:00Z">
                  <w:rPr>
                    <w:rFonts w:ascii="Cambria Math" w:hAnsi="Cambria Math"/>
                    <w:color w:val="7030A0"/>
                  </w:rPr>
                  <m:t>E</m:t>
                </w:del>
              </m:r>
            </m:e>
            <m:sub>
              <m:r>
                <w:del w:id="55" w:author="Lima, Nathan" w:date="2026-02-17T15:40:00Z" w16du:dateUtc="2026-02-17T20:40:00Z">
                  <w:rPr>
                    <w:rFonts w:ascii="Cambria Math"/>
                    <w:color w:val="7030A0"/>
                  </w:rPr>
                  <m:t>t</m:t>
                </w:del>
              </m:r>
              <m:r>
                <w:del w:id="56" w:author="Lima, Nathan" w:date="2026-02-17T15:40:00Z" w16du:dateUtc="2026-02-17T20:40:00Z">
                  <w:rPr>
                    <w:rFonts w:ascii="Cambria Math" w:hAnsi="Cambria Math"/>
                    <w:color w:val="7030A0"/>
                  </w:rPr>
                  <m:t>otal</m:t>
                </w:del>
              </m:r>
            </m:sub>
          </m:sSub>
          <m:r>
            <w:del w:id="57" w:author="Lima, Nathan" w:date="2026-02-17T15:40:00Z" w16du:dateUtc="2026-02-17T20:40:00Z">
              <w:rPr>
                <w:rFonts w:ascii="Cambria Math"/>
                <w:color w:val="7030A0"/>
              </w:rPr>
              <m:t>=</m:t>
            </w:del>
          </m:r>
          <m:nary>
            <m:naryPr>
              <m:chr m:val="∑"/>
              <m:limLoc m:val="undOvr"/>
              <m:subHide m:val="1"/>
              <m:supHide m:val="1"/>
              <m:ctrlPr>
                <w:del w:id="58" w:author="Lima, Nathan" w:date="2026-02-17T15:40:00Z" w16du:dateUtc="2026-02-17T20:40:00Z">
                  <w:rPr>
                    <w:rFonts w:ascii="Cambria Math" w:hAnsi="Cambria Math"/>
                    <w:i/>
                    <w:color w:val="7030A0"/>
                  </w:rPr>
                </w:del>
              </m:ctrlPr>
            </m:naryPr>
            <m:sub/>
            <m:sup/>
            <m:e>
              <m:f>
                <m:fPr>
                  <m:ctrlPr>
                    <w:del w:id="59" w:author="Lima, Nathan" w:date="2026-02-17T15:40:00Z" w16du:dateUtc="2026-02-17T20:40:00Z">
                      <w:rPr>
                        <w:rFonts w:ascii="Cambria Math" w:hAnsi="Cambria Math"/>
                        <w:i/>
                        <w:color w:val="7030A0"/>
                      </w:rPr>
                    </w:del>
                  </m:ctrlPr>
                </m:fPr>
                <m:num>
                  <m:sSub>
                    <m:sSubPr>
                      <m:ctrlPr>
                        <w:del w:id="60" w:author="Lima, Nathan" w:date="2026-02-17T15:40:00Z" w16du:dateUtc="2026-02-17T20:40:00Z">
                          <w:rPr>
                            <w:rFonts w:ascii="Cambria Math" w:hAnsi="Cambria Math"/>
                            <w:i/>
                            <w:color w:val="7030A0"/>
                          </w:rPr>
                        </w:del>
                      </m:ctrlPr>
                    </m:sSubPr>
                    <m:e>
                      <m:r>
                        <w:del w:id="61" w:author="Lima, Nathan" w:date="2026-02-17T15:40:00Z" w16du:dateUtc="2026-02-17T20:40:00Z">
                          <w:rPr>
                            <w:rFonts w:ascii="Cambria Math" w:hAnsi="Cambria Math"/>
                            <w:color w:val="7030A0"/>
                          </w:rPr>
                          <m:t>E</m:t>
                        </w:del>
                      </m:r>
                    </m:e>
                    <m:sub>
                      <m:r>
                        <w:del w:id="62" w:author="Lima, Nathan" w:date="2026-02-17T15:40:00Z" w16du:dateUtc="2026-02-17T20:40:00Z">
                          <w:rPr>
                            <w:rFonts w:ascii="Cambria Math"/>
                            <w:color w:val="7030A0"/>
                          </w:rPr>
                          <m:t>t</m:t>
                        </w:del>
                      </m:r>
                    </m:sub>
                  </m:sSub>
                  <m:r>
                    <w:del w:id="63" w:author="Lima, Nathan" w:date="2026-02-17T15:40:00Z" w16du:dateUtc="2026-02-17T20:40:00Z">
                      <w:rPr>
                        <w:rFonts w:ascii="Cambria Math"/>
                        <w:color w:val="A02B93" w:themeColor="accent5"/>
                      </w:rPr>
                      <m:t>+</m:t>
                    </w:del>
                  </m:r>
                  <m:sSub>
                    <m:sSubPr>
                      <m:ctrlPr>
                        <w:del w:id="64" w:author="Lima, Nathan" w:date="2026-02-17T15:40:00Z" w16du:dateUtc="2026-02-17T20:40:00Z">
                          <w:rPr>
                            <w:rFonts w:ascii="Cambria Math" w:hAnsi="Cambria Math"/>
                            <w:i/>
                            <w:color w:val="7030A0"/>
                          </w:rPr>
                        </w:del>
                      </m:ctrlPr>
                    </m:sSubPr>
                    <m:e>
                      <m:r>
                        <w:del w:id="65" w:author="Lima, Nathan" w:date="2026-02-17T15:40:00Z" w16du:dateUtc="2026-02-17T20:40:00Z">
                          <w:rPr>
                            <w:rFonts w:ascii="Cambria Math" w:hAnsi="Cambria Math"/>
                            <w:color w:val="7030A0"/>
                          </w:rPr>
                          <m:t>E</m:t>
                        </w:del>
                      </m:r>
                    </m:e>
                    <m:sub>
                      <m:r>
                        <w:del w:id="66" w:author="Lima, Nathan" w:date="2026-02-17T15:40:00Z" w16du:dateUtc="2026-02-17T20:40:00Z">
                          <w:rPr>
                            <w:rFonts w:ascii="Cambria Math"/>
                            <w:color w:val="7030A0"/>
                          </w:rPr>
                          <m:t>t</m:t>
                        </w:del>
                      </m:r>
                      <m:d>
                        <m:dPr>
                          <m:ctrlPr>
                            <w:del w:id="67" w:author="Lima, Nathan" w:date="2026-02-17T15:40:00Z" w16du:dateUtc="2026-02-17T20:40:00Z">
                              <w:rPr>
                                <w:rFonts w:ascii="Cambria Math" w:hAnsi="Cambria Math"/>
                                <w:i/>
                                <w:color w:val="7030A0"/>
                              </w:rPr>
                            </w:del>
                          </m:ctrlPr>
                        </m:dPr>
                        <m:e>
                          <m:r>
                            <w:del w:id="68" w:author="Lima, Nathan" w:date="2026-02-17T15:40:00Z" w16du:dateUtc="2026-02-17T20:40:00Z">
                              <w:rPr>
                                <w:rFonts w:ascii="Cambria Math"/>
                                <w:color w:val="7030A0"/>
                              </w:rPr>
                              <m:t>i</m:t>
                            </w:del>
                          </m:r>
                          <m:r>
                            <w:del w:id="69" w:author="Lima, Nathan" w:date="2026-02-17T15:40:00Z" w16du:dateUtc="2026-02-17T20:40:00Z">
                              <w:rPr>
                                <w:rFonts w:ascii="Cambria Math"/>
                                <w:color w:val="7030A0"/>
                              </w:rPr>
                              <m:t>+1</m:t>
                            </w:del>
                          </m:r>
                        </m:e>
                      </m:d>
                    </m:sub>
                  </m:sSub>
                </m:num>
                <m:den>
                  <m:r>
                    <w:del w:id="70" w:author="Lima, Nathan" w:date="2026-02-17T15:40:00Z" w16du:dateUtc="2026-02-17T20:40:00Z">
                      <w:rPr>
                        <w:rFonts w:ascii="Cambria Math" w:hAnsi="Cambria Math"/>
                        <w:color w:val="7030A0"/>
                      </w:rPr>
                      <m:t>2</m:t>
                    </w:del>
                  </m:r>
                </m:den>
              </m:f>
            </m:e>
          </m:nary>
        </m:oMath>
      </m:oMathPara>
    </w:p>
    <w:p w14:paraId="1919AF90" w14:textId="40407269" w:rsidR="00442F5B" w:rsidRPr="00442F5B" w:rsidRDefault="00103D67" w:rsidP="00103D67">
      <w:pPr>
        <w:pStyle w:val="Heading1"/>
        <w:rPr>
          <w:rFonts w:eastAsiaTheme="minorEastAsia"/>
          <w:color w:val="000000" w:themeColor="text1"/>
        </w:rPr>
      </w:pPr>
      <w:r>
        <w:t>Relative Humidity Analysis:</w:t>
      </w:r>
    </w:p>
    <w:p w14:paraId="041DDB9A" w14:textId="35819184" w:rsidR="00F76994" w:rsidRDefault="009A73EC" w:rsidP="00F76994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Four types of instruments measure</w:t>
      </w:r>
      <w:r w:rsidR="00F76994">
        <w:rPr>
          <w:rFonts w:eastAsiaTheme="minorEastAsia"/>
          <w:color w:val="000000" w:themeColor="text1"/>
        </w:rPr>
        <w:t xml:space="preserve"> relative humidity</w:t>
      </w:r>
      <w:r w:rsidR="00103D67">
        <w:rPr>
          <w:rFonts w:eastAsiaTheme="minorEastAsia"/>
          <w:color w:val="000000" w:themeColor="text1"/>
        </w:rPr>
        <w:t xml:space="preserve">. </w:t>
      </w:r>
      <w:r w:rsidR="00F76994">
        <w:rPr>
          <w:rFonts w:eastAsiaTheme="minorEastAsia"/>
          <w:color w:val="000000" w:themeColor="text1"/>
        </w:rPr>
        <w:t>The following locations should be analyzed.</w:t>
      </w:r>
    </w:p>
    <w:p w14:paraId="11151E4C" w14:textId="464529D6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Aranet</w:t>
      </w:r>
      <w:r w:rsidR="00760DD6">
        <w:rPr>
          <w:rFonts w:eastAsiaTheme="minorEastAsia"/>
          <w:color w:val="000000" w:themeColor="text1"/>
        </w:rPr>
        <w:t>1</w:t>
      </w:r>
      <w:r>
        <w:rPr>
          <w:rFonts w:eastAsiaTheme="minorEastAsia"/>
          <w:color w:val="000000" w:themeColor="text1"/>
        </w:rPr>
        <w:t xml:space="preserve"> Entry</w:t>
      </w:r>
      <w:ins w:id="71" w:author="Lima, Nathan M. (Fed)" w:date="2026-02-17T12:14:00Z" w16du:dateUtc="2026-02-17T17:14:00Z">
        <w:r w:rsidR="00D05D86">
          <w:rPr>
            <w:rFonts w:eastAsiaTheme="minorEastAsia"/>
            <w:color w:val="000000" w:themeColor="text1"/>
          </w:rPr>
          <w:t xml:space="preserve"> (Livingroom)</w:t>
        </w:r>
      </w:ins>
      <w:del w:id="72" w:author="Lima, Nathan M. (Fed)" w:date="2026-02-17T12:12:00Z" w16du:dateUtc="2026-02-17T17:12:00Z">
        <w:r w:rsidDel="00D05D86">
          <w:rPr>
            <w:rFonts w:eastAsiaTheme="minorEastAsia"/>
            <w:color w:val="000000" w:themeColor="text1"/>
          </w:rPr>
          <w:delText xml:space="preserve"> (indoor)</w:delText>
        </w:r>
      </w:del>
    </w:p>
    <w:p w14:paraId="723811EA" w14:textId="2E2F777A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Aranet</w:t>
      </w:r>
      <w:r w:rsidR="00760DD6">
        <w:rPr>
          <w:rFonts w:eastAsiaTheme="minorEastAsia"/>
          <w:color w:val="000000" w:themeColor="text1"/>
        </w:rPr>
        <w:t>2</w:t>
      </w:r>
      <w:r>
        <w:rPr>
          <w:rFonts w:eastAsiaTheme="minorEastAsia"/>
          <w:color w:val="000000" w:themeColor="text1"/>
        </w:rPr>
        <w:t xml:space="preserve"> Bedroom</w:t>
      </w:r>
      <w:del w:id="73" w:author="Lima, Nathan M. (Fed)" w:date="2026-02-17T12:12:00Z" w16du:dateUtc="2026-02-17T17:12:00Z">
        <w:r w:rsidDel="00D05D86">
          <w:rPr>
            <w:rFonts w:eastAsiaTheme="minorEastAsia"/>
            <w:color w:val="000000" w:themeColor="text1"/>
          </w:rPr>
          <w:delText xml:space="preserve"> (bedroom)</w:delText>
        </w:r>
      </w:del>
    </w:p>
    <w:p w14:paraId="6C1422B6" w14:textId="31F74827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Aranet</w:t>
      </w:r>
      <w:r w:rsidR="00760DD6">
        <w:rPr>
          <w:rFonts w:eastAsiaTheme="minorEastAsia"/>
          <w:color w:val="000000" w:themeColor="text1"/>
        </w:rPr>
        <w:t>3</w:t>
      </w:r>
      <w:r>
        <w:rPr>
          <w:rFonts w:eastAsiaTheme="minorEastAsia"/>
          <w:color w:val="000000" w:themeColor="text1"/>
        </w:rPr>
        <w:t xml:space="preserve"> Out (</w:t>
      </w:r>
      <w:proofErr w:type="spellStart"/>
      <w:r>
        <w:rPr>
          <w:rFonts w:eastAsiaTheme="minorEastAsia"/>
          <w:color w:val="000000" w:themeColor="text1"/>
        </w:rPr>
        <w:t>out</w:t>
      </w:r>
      <w:ins w:id="74" w:author="Lima, Nathan M. (Fed)" w:date="2026-02-17T12:13:00Z" w16du:dateUtc="2026-02-17T17:13:00Z">
        <w:r w:rsidR="00D05D86">
          <w:rPr>
            <w:rFonts w:eastAsiaTheme="minorEastAsia"/>
            <w:color w:val="000000" w:themeColor="text1"/>
          </w:rPr>
          <w:t>side</w:t>
        </w:r>
      </w:ins>
      <w:ins w:id="75" w:author="Lima, Nathan M. (Fed)" w:date="2026-02-17T12:14:00Z" w16du:dateUtc="2026-02-17T17:14:00Z">
        <w:r w:rsidR="00D05D86">
          <w:rPr>
            <w:rFonts w:eastAsiaTheme="minorEastAsia"/>
            <w:color w:val="000000" w:themeColor="text1"/>
          </w:rPr>
          <w:t>N</w:t>
        </w:r>
      </w:ins>
      <w:proofErr w:type="spellEnd"/>
      <w:del w:id="76" w:author="Lima, Nathan M. (Fed)" w:date="2026-02-17T12:12:00Z" w16du:dateUtc="2026-02-17T17:12:00Z">
        <w:r w:rsidDel="00D05D86">
          <w:rPr>
            <w:rFonts w:eastAsiaTheme="minorEastAsia"/>
            <w:color w:val="000000" w:themeColor="text1"/>
          </w:rPr>
          <w:delText>door</w:delText>
        </w:r>
      </w:del>
      <w:r>
        <w:rPr>
          <w:rFonts w:eastAsiaTheme="minorEastAsia"/>
          <w:color w:val="000000" w:themeColor="text1"/>
        </w:rPr>
        <w:t>)</w:t>
      </w:r>
    </w:p>
    <w:p w14:paraId="5B847EC0" w14:textId="34C29B2F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QuantAQ</w:t>
      </w:r>
      <w:r w:rsidR="00760DD6">
        <w:rPr>
          <w:rFonts w:eastAsiaTheme="minorEastAsia"/>
          <w:color w:val="000000" w:themeColor="text1"/>
        </w:rPr>
        <w:t>1</w:t>
      </w:r>
      <w:r>
        <w:rPr>
          <w:rFonts w:eastAsiaTheme="minorEastAsia"/>
          <w:color w:val="000000" w:themeColor="text1"/>
        </w:rPr>
        <w:t xml:space="preserve"> (</w:t>
      </w:r>
      <w:ins w:id="77" w:author="Lima, Nathan M. (Fed)" w:date="2026-02-17T12:14:00Z" w16du:dateUtc="2026-02-17T17:14:00Z">
        <w:r w:rsidR="00D05D86">
          <w:rPr>
            <w:rFonts w:eastAsiaTheme="minorEastAsia"/>
            <w:color w:val="000000" w:themeColor="text1"/>
          </w:rPr>
          <w:t>B</w:t>
        </w:r>
      </w:ins>
      <w:del w:id="78" w:author="Lima, Nathan M. (Fed)" w:date="2026-02-17T12:14:00Z" w16du:dateUtc="2026-02-17T17:14:00Z">
        <w:r w:rsidDel="00D05D86">
          <w:rPr>
            <w:rFonts w:eastAsiaTheme="minorEastAsia"/>
            <w:color w:val="000000" w:themeColor="text1"/>
          </w:rPr>
          <w:delText>b</w:delText>
        </w:r>
      </w:del>
      <w:r>
        <w:rPr>
          <w:rFonts w:eastAsiaTheme="minorEastAsia"/>
          <w:color w:val="000000" w:themeColor="text1"/>
        </w:rPr>
        <w:t>edroom)</w:t>
      </w:r>
    </w:p>
    <w:p w14:paraId="536BEF73" w14:textId="2A9BE7BF" w:rsidR="00760DD6" w:rsidRDefault="00760DD6" w:rsidP="00760DD6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QuantAQ2 (</w:t>
      </w:r>
      <w:proofErr w:type="spellStart"/>
      <w:ins w:id="79" w:author="Lima, Nathan M. (Fed)" w:date="2026-02-17T12:15:00Z" w16du:dateUtc="2026-02-17T17:15:00Z">
        <w:r w:rsidR="00D05D86">
          <w:rPr>
            <w:rFonts w:eastAsiaTheme="minorEastAsia"/>
            <w:color w:val="000000" w:themeColor="text1"/>
          </w:rPr>
          <w:t>O</w:t>
        </w:r>
      </w:ins>
      <w:del w:id="80" w:author="Lima, Nathan M. (Fed)" w:date="2026-02-17T12:15:00Z" w16du:dateUtc="2026-02-17T17:15:00Z">
        <w:r w:rsidDel="00D05D86">
          <w:rPr>
            <w:rFonts w:eastAsiaTheme="minorEastAsia"/>
            <w:color w:val="000000" w:themeColor="text1"/>
          </w:rPr>
          <w:delText>o</w:delText>
        </w:r>
      </w:del>
      <w:r>
        <w:rPr>
          <w:rFonts w:eastAsiaTheme="minorEastAsia"/>
          <w:color w:val="000000" w:themeColor="text1"/>
        </w:rPr>
        <w:t>utside</w:t>
      </w:r>
      <w:ins w:id="81" w:author="Lima, Nathan M. (Fed)" w:date="2026-02-17T12:15:00Z" w16du:dateUtc="2026-02-17T17:15:00Z">
        <w:r w:rsidR="00D05D86">
          <w:rPr>
            <w:rFonts w:eastAsiaTheme="minorEastAsia"/>
            <w:color w:val="000000" w:themeColor="text1"/>
          </w:rPr>
          <w:t>S</w:t>
        </w:r>
      </w:ins>
      <w:proofErr w:type="spellEnd"/>
      <w:r>
        <w:rPr>
          <w:rFonts w:eastAsiaTheme="minorEastAsia"/>
          <w:color w:val="000000" w:themeColor="text1"/>
        </w:rPr>
        <w:t>)</w:t>
      </w:r>
    </w:p>
    <w:p w14:paraId="04FF757A" w14:textId="7EF7644F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DAQ (</w:t>
      </w:r>
      <w:ins w:id="82" w:author="Lima, Nathan M. (Fed)" w:date="2026-02-17T12:15:00Z" w16du:dateUtc="2026-02-17T17:15:00Z">
        <w:r w:rsidR="00D05D86">
          <w:rPr>
            <w:rFonts w:eastAsiaTheme="minorEastAsia"/>
            <w:color w:val="000000" w:themeColor="text1"/>
          </w:rPr>
          <w:t xml:space="preserve">Vaisala </w:t>
        </w:r>
      </w:ins>
      <w:del w:id="83" w:author="Lima, Nathan M. (Fed)" w:date="2026-02-17T12:15:00Z" w16du:dateUtc="2026-02-17T17:15:00Z">
        <w:r w:rsidDel="00D05D86">
          <w:rPr>
            <w:rFonts w:eastAsiaTheme="minorEastAsia"/>
            <w:color w:val="000000" w:themeColor="text1"/>
          </w:rPr>
          <w:delText>b</w:delText>
        </w:r>
      </w:del>
      <w:ins w:id="84" w:author="Lima, Nathan M. (Fed)" w:date="2026-02-17T12:15:00Z" w16du:dateUtc="2026-02-17T17:15:00Z">
        <w:r w:rsidR="00D05D86">
          <w:rPr>
            <w:rFonts w:eastAsiaTheme="minorEastAsia"/>
            <w:color w:val="000000" w:themeColor="text1"/>
          </w:rPr>
          <w:t>B</w:t>
        </w:r>
      </w:ins>
      <w:r>
        <w:rPr>
          <w:rFonts w:eastAsiaTheme="minorEastAsia"/>
          <w:color w:val="000000" w:themeColor="text1"/>
        </w:rPr>
        <w:t>edroom)</w:t>
      </w:r>
    </w:p>
    <w:p w14:paraId="574A881C" w14:textId="034EE73D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DAQ (</w:t>
      </w:r>
      <w:ins w:id="85" w:author="Lima, Nathan M. (Fed)" w:date="2026-02-17T12:15:00Z" w16du:dateUtc="2026-02-17T17:15:00Z">
        <w:r w:rsidR="00D05D86">
          <w:rPr>
            <w:rFonts w:eastAsiaTheme="minorEastAsia"/>
            <w:color w:val="000000" w:themeColor="text1"/>
          </w:rPr>
          <w:t>Vaisala B</w:t>
        </w:r>
      </w:ins>
      <w:del w:id="86" w:author="Lima, Nathan M. (Fed)" w:date="2026-02-17T12:15:00Z" w16du:dateUtc="2026-02-17T17:15:00Z">
        <w:r w:rsidDel="00D05D86">
          <w:rPr>
            <w:rFonts w:eastAsiaTheme="minorEastAsia"/>
            <w:color w:val="000000" w:themeColor="text1"/>
          </w:rPr>
          <w:delText>b</w:delText>
        </w:r>
      </w:del>
      <w:r>
        <w:rPr>
          <w:rFonts w:eastAsiaTheme="minorEastAsia"/>
          <w:color w:val="000000" w:themeColor="text1"/>
        </w:rPr>
        <w:t>athroom)</w:t>
      </w:r>
    </w:p>
    <w:p w14:paraId="075CE04A" w14:textId="238501AB" w:rsidR="00F76994" w:rsidRDefault="00F76994" w:rsidP="00F7699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DAQ (</w:t>
      </w:r>
      <w:ins w:id="87" w:author="Lima, Nathan M. (Fed)" w:date="2026-02-17T12:15:00Z" w16du:dateUtc="2026-02-17T17:15:00Z">
        <w:r w:rsidR="00D05D86">
          <w:rPr>
            <w:rFonts w:eastAsiaTheme="minorEastAsia"/>
            <w:color w:val="000000" w:themeColor="text1"/>
          </w:rPr>
          <w:t xml:space="preserve">Vaisala </w:t>
        </w:r>
      </w:ins>
      <w:del w:id="88" w:author="Lima, Nathan M. (Fed)" w:date="2026-02-17T12:15:00Z" w16du:dateUtc="2026-02-17T17:15:00Z">
        <w:r w:rsidDel="00D05D86">
          <w:rPr>
            <w:rFonts w:eastAsiaTheme="minorEastAsia"/>
            <w:color w:val="000000" w:themeColor="text1"/>
          </w:rPr>
          <w:delText>Family/</w:delText>
        </w:r>
      </w:del>
      <w:r>
        <w:rPr>
          <w:rFonts w:eastAsiaTheme="minorEastAsia"/>
          <w:color w:val="000000" w:themeColor="text1"/>
        </w:rPr>
        <w:t>Living</w:t>
      </w:r>
      <w:ins w:id="89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room</w:t>
        </w:r>
      </w:ins>
      <w:r>
        <w:rPr>
          <w:rFonts w:eastAsiaTheme="minorEastAsia"/>
          <w:color w:val="000000" w:themeColor="text1"/>
        </w:rPr>
        <w:t>)</w:t>
      </w:r>
    </w:p>
    <w:p w14:paraId="60DC0BBD" w14:textId="52A3F224" w:rsidR="00D05D86" w:rsidRDefault="00760DD6" w:rsidP="00F76994">
      <w:pPr>
        <w:pStyle w:val="ListParagraph"/>
        <w:numPr>
          <w:ilvl w:val="0"/>
          <w:numId w:val="5"/>
        </w:numPr>
        <w:rPr>
          <w:ins w:id="90" w:author="Lima, Nathan M. (Fed)" w:date="2026-02-17T12:16:00Z" w16du:dateUtc="2026-02-17T17:16:00Z"/>
          <w:rFonts w:eastAsiaTheme="minorEastAsia"/>
          <w:color w:val="000000" w:themeColor="text1"/>
        </w:rPr>
      </w:pPr>
      <w:del w:id="91" w:author="Lima, Nathan M. (Fed)" w:date="2026-02-17T12:16:00Z" w16du:dateUtc="2026-02-17T17:16:00Z">
        <w:r w:rsidDel="00D05D86">
          <w:rPr>
            <w:rFonts w:eastAsiaTheme="minorEastAsia"/>
            <w:color w:val="000000" w:themeColor="text1"/>
          </w:rPr>
          <w:delText>DAQ (Outside)</w:delText>
        </w:r>
      </w:del>
      <w:ins w:id="92" w:author="Lima, Nathan M. (Fed)" w:date="2026-02-17T12:18:00Z" w16du:dateUtc="2026-02-17T17:18:00Z">
        <w:r w:rsidR="0049036D">
          <w:rPr>
            <w:rFonts w:eastAsiaTheme="minorEastAsia"/>
            <w:color w:val="000000" w:themeColor="text1"/>
          </w:rPr>
          <w:t>MB_</w:t>
        </w:r>
        <w:r w:rsidR="00D05D86">
          <w:rPr>
            <w:rFonts w:eastAsiaTheme="minorEastAsia"/>
            <w:color w:val="000000" w:themeColor="text1"/>
          </w:rPr>
          <w:t xml:space="preserve">D/G </w:t>
        </w:r>
      </w:ins>
      <w:ins w:id="93" w:author="Lima, Nathan M. (Fed)" w:date="2026-02-17T12:11:00Z" w16du:dateUtc="2026-02-17T17:11:00Z">
        <w:r w:rsidR="00D05D86">
          <w:rPr>
            <w:rFonts w:eastAsiaTheme="minorEastAsia"/>
            <w:color w:val="000000" w:themeColor="text1"/>
          </w:rPr>
          <w:t>(</w:t>
        </w:r>
      </w:ins>
      <w:ins w:id="94" w:author="Lima, Nathan M. (Fed)" w:date="2026-02-17T12:19:00Z" w16du:dateUtc="2026-02-17T17:19:00Z">
        <w:r w:rsidR="0049036D">
          <w:rPr>
            <w:rFonts w:eastAsiaTheme="minorEastAsia"/>
            <w:color w:val="000000" w:themeColor="text1"/>
          </w:rPr>
          <w:t xml:space="preserve">HOBO </w:t>
        </w:r>
      </w:ins>
      <w:ins w:id="95" w:author="Lima, Nathan M. (Fed)" w:date="2026-02-17T12:12:00Z" w16du:dateUtc="2026-02-17T17:12:00Z">
        <w:r w:rsidR="00D05D86">
          <w:rPr>
            <w:rFonts w:eastAsiaTheme="minorEastAsia"/>
            <w:color w:val="000000" w:themeColor="text1"/>
          </w:rPr>
          <w:t>Bathroom1)</w:t>
        </w:r>
      </w:ins>
      <w:ins w:id="96" w:author="Lima, Nathan M. (Fed)" w:date="2026-02-17T12:20:00Z" w16du:dateUtc="2026-02-17T17:20:00Z">
        <w:r w:rsidR="0049036D">
          <w:rPr>
            <w:rFonts w:eastAsiaTheme="minorEastAsia"/>
            <w:color w:val="000000" w:themeColor="text1"/>
          </w:rPr>
          <w:t xml:space="preserve"> *This one had a name change at one point (D/G)</w:t>
        </w:r>
      </w:ins>
    </w:p>
    <w:p w14:paraId="22A1DA2E" w14:textId="210D7484" w:rsidR="00D05D86" w:rsidRDefault="0049036D" w:rsidP="00F76994">
      <w:pPr>
        <w:pStyle w:val="ListParagraph"/>
        <w:numPr>
          <w:ilvl w:val="0"/>
          <w:numId w:val="5"/>
        </w:numPr>
        <w:rPr>
          <w:ins w:id="97" w:author="Lima, Nathan M. (Fed)" w:date="2026-02-17T12:16:00Z" w16du:dateUtc="2026-02-17T17:16:00Z"/>
          <w:rFonts w:eastAsiaTheme="minorEastAsia"/>
          <w:color w:val="000000" w:themeColor="text1"/>
        </w:rPr>
      </w:pPr>
      <w:proofErr w:type="spellStart"/>
      <w:ins w:id="98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>MB_</w:t>
        </w:r>
      </w:ins>
      <w:ins w:id="99" w:author="Lima, Nathan M. (Fed)" w:date="2026-02-17T12:18:00Z" w16du:dateUtc="2026-02-17T17:18:00Z">
        <w:r>
          <w:rPr>
            <w:rFonts w:eastAsiaTheme="minorEastAsia"/>
            <w:color w:val="000000" w:themeColor="text1"/>
          </w:rPr>
          <w:t>Bath</w:t>
        </w:r>
        <w:proofErr w:type="spellEnd"/>
        <w:r>
          <w:rPr>
            <w:rFonts w:eastAsiaTheme="minorEastAsia"/>
            <w:color w:val="000000" w:themeColor="text1"/>
          </w:rPr>
          <w:t xml:space="preserve"> </w:t>
        </w:r>
      </w:ins>
      <w:ins w:id="100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(</w:t>
        </w:r>
      </w:ins>
      <w:ins w:id="101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 xml:space="preserve">HOBO </w:t>
        </w:r>
      </w:ins>
      <w:ins w:id="102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Bathroom2)</w:t>
        </w:r>
      </w:ins>
    </w:p>
    <w:p w14:paraId="56B18663" w14:textId="18CC841B" w:rsidR="00D05D86" w:rsidRDefault="0049036D" w:rsidP="00F76994">
      <w:pPr>
        <w:pStyle w:val="ListParagraph"/>
        <w:numPr>
          <w:ilvl w:val="0"/>
          <w:numId w:val="5"/>
        </w:numPr>
        <w:rPr>
          <w:ins w:id="103" w:author="Lima, Nathan M. (Fed)" w:date="2026-02-17T12:16:00Z" w16du:dateUtc="2026-02-17T17:16:00Z"/>
          <w:rFonts w:eastAsiaTheme="minorEastAsia"/>
          <w:color w:val="000000" w:themeColor="text1"/>
        </w:rPr>
      </w:pPr>
      <w:ins w:id="104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>MB_</w:t>
        </w:r>
      </w:ins>
      <w:ins w:id="105" w:author="Lima, Nathan M. (Fed)" w:date="2026-02-17T12:18:00Z" w16du:dateUtc="2026-02-17T17:18:00Z">
        <w:r>
          <w:rPr>
            <w:rFonts w:eastAsiaTheme="minorEastAsia"/>
            <w:color w:val="000000" w:themeColor="text1"/>
          </w:rPr>
          <w:t xml:space="preserve">E </w:t>
        </w:r>
      </w:ins>
      <w:ins w:id="106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(</w:t>
        </w:r>
      </w:ins>
      <w:ins w:id="107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 xml:space="preserve">HOBO </w:t>
        </w:r>
      </w:ins>
      <w:ins w:id="108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Bath/Bed)</w:t>
        </w:r>
      </w:ins>
    </w:p>
    <w:p w14:paraId="2E585AC0" w14:textId="0F2FC8B5" w:rsidR="00D05D86" w:rsidRDefault="0049036D" w:rsidP="00F76994">
      <w:pPr>
        <w:pStyle w:val="ListParagraph"/>
        <w:numPr>
          <w:ilvl w:val="0"/>
          <w:numId w:val="5"/>
        </w:numPr>
        <w:rPr>
          <w:ins w:id="109" w:author="Lima, Nathan M. (Fed)" w:date="2026-02-17T12:17:00Z" w16du:dateUtc="2026-02-17T17:17:00Z"/>
          <w:rFonts w:eastAsiaTheme="minorEastAsia"/>
          <w:color w:val="000000" w:themeColor="text1"/>
        </w:rPr>
      </w:pPr>
      <w:proofErr w:type="spellStart"/>
      <w:ins w:id="110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>MB_Bed</w:t>
        </w:r>
        <w:proofErr w:type="spellEnd"/>
        <w:r>
          <w:rPr>
            <w:rFonts w:eastAsiaTheme="minorEastAsia"/>
            <w:color w:val="000000" w:themeColor="text1"/>
          </w:rPr>
          <w:t xml:space="preserve"> </w:t>
        </w:r>
      </w:ins>
      <w:ins w:id="111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(</w:t>
        </w:r>
      </w:ins>
      <w:ins w:id="112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 xml:space="preserve">HOBO </w:t>
        </w:r>
      </w:ins>
      <w:ins w:id="113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B</w:t>
        </w:r>
      </w:ins>
      <w:ins w:id="114" w:author="Lima, Nathan M. (Fed)" w:date="2026-02-17T12:17:00Z" w16du:dateUtc="2026-02-17T17:17:00Z">
        <w:r w:rsidR="00D05D86">
          <w:rPr>
            <w:rFonts w:eastAsiaTheme="minorEastAsia"/>
            <w:color w:val="000000" w:themeColor="text1"/>
          </w:rPr>
          <w:t>ed</w:t>
        </w:r>
      </w:ins>
      <w:ins w:id="115" w:author="Lima, Nathan M. (Fed)" w:date="2026-02-17T12:16:00Z" w16du:dateUtc="2026-02-17T17:16:00Z">
        <w:r w:rsidR="00D05D86">
          <w:rPr>
            <w:rFonts w:eastAsiaTheme="minorEastAsia"/>
            <w:color w:val="000000" w:themeColor="text1"/>
          </w:rPr>
          <w:t>room1)</w:t>
        </w:r>
      </w:ins>
    </w:p>
    <w:p w14:paraId="1135AD97" w14:textId="1F4CADDC" w:rsidR="00D05D86" w:rsidRPr="00F76994" w:rsidRDefault="0049036D" w:rsidP="00D05D86">
      <w:pPr>
        <w:pStyle w:val="ListParagraph"/>
        <w:numPr>
          <w:ilvl w:val="0"/>
          <w:numId w:val="5"/>
        </w:numPr>
        <w:rPr>
          <w:ins w:id="116" w:author="Lima, Nathan M. (Fed)" w:date="2026-02-17T12:17:00Z" w16du:dateUtc="2026-02-17T17:17:00Z"/>
          <w:rFonts w:eastAsiaTheme="minorEastAsia"/>
          <w:color w:val="000000" w:themeColor="text1"/>
        </w:rPr>
      </w:pPr>
      <w:ins w:id="117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 xml:space="preserve">MB_F </w:t>
        </w:r>
      </w:ins>
      <w:ins w:id="118" w:author="Lima, Nathan M. (Fed)" w:date="2026-02-17T12:17:00Z" w16du:dateUtc="2026-02-17T17:17:00Z">
        <w:r w:rsidR="00D05D86">
          <w:rPr>
            <w:rFonts w:eastAsiaTheme="minorEastAsia"/>
            <w:color w:val="000000" w:themeColor="text1"/>
          </w:rPr>
          <w:t>(</w:t>
        </w:r>
      </w:ins>
      <w:ins w:id="119" w:author="Lima, Nathan M. (Fed)" w:date="2026-02-17T12:20:00Z" w16du:dateUtc="2026-02-17T17:20:00Z">
        <w:r>
          <w:rPr>
            <w:rFonts w:eastAsiaTheme="minorEastAsia"/>
            <w:color w:val="000000" w:themeColor="text1"/>
          </w:rPr>
          <w:t xml:space="preserve">HOBO </w:t>
        </w:r>
      </w:ins>
      <w:ins w:id="120" w:author="Lima, Nathan M. (Fed)" w:date="2026-02-17T12:17:00Z" w16du:dateUtc="2026-02-17T17:17:00Z">
        <w:r w:rsidR="00D05D86">
          <w:rPr>
            <w:rFonts w:eastAsiaTheme="minorEastAsia"/>
            <w:color w:val="000000" w:themeColor="text1"/>
          </w:rPr>
          <w:t>Bedroom2)</w:t>
        </w:r>
      </w:ins>
    </w:p>
    <w:p w14:paraId="59AD701F" w14:textId="632A1DA2" w:rsidR="00D05D86" w:rsidRPr="00D05D86" w:rsidRDefault="0049036D" w:rsidP="00D05D86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  <w:rPrChange w:id="121" w:author="Lima, Nathan M. (Fed)" w:date="2026-02-17T12:17:00Z" w16du:dateUtc="2026-02-17T17:17:00Z">
            <w:rPr/>
          </w:rPrChange>
        </w:rPr>
      </w:pPr>
      <w:ins w:id="122" w:author="Lima, Nathan M. (Fed)" w:date="2026-02-17T12:19:00Z" w16du:dateUtc="2026-02-17T17:19:00Z">
        <w:r>
          <w:rPr>
            <w:rFonts w:eastAsiaTheme="minorEastAsia"/>
            <w:color w:val="000000" w:themeColor="text1"/>
          </w:rPr>
          <w:t xml:space="preserve">MB_C </w:t>
        </w:r>
      </w:ins>
      <w:ins w:id="123" w:author="Lima, Nathan M. (Fed)" w:date="2026-02-17T12:17:00Z" w16du:dateUtc="2026-02-17T17:17:00Z">
        <w:r w:rsidR="00D05D86">
          <w:rPr>
            <w:rFonts w:eastAsiaTheme="minorEastAsia"/>
            <w:color w:val="000000" w:themeColor="text1"/>
          </w:rPr>
          <w:t>(</w:t>
        </w:r>
      </w:ins>
      <w:ins w:id="124" w:author="Lima, Nathan M. (Fed)" w:date="2026-02-17T12:20:00Z" w16du:dateUtc="2026-02-17T17:20:00Z">
        <w:r>
          <w:rPr>
            <w:rFonts w:eastAsiaTheme="minorEastAsia"/>
            <w:color w:val="000000" w:themeColor="text1"/>
          </w:rPr>
          <w:t xml:space="preserve">HOBO </w:t>
        </w:r>
      </w:ins>
      <w:ins w:id="125" w:author="Lima, Nathan M. (Fed)" w:date="2026-02-17T12:17:00Z" w16du:dateUtc="2026-02-17T17:17:00Z">
        <w:r w:rsidR="00D05D86">
          <w:rPr>
            <w:rFonts w:eastAsiaTheme="minorEastAsia"/>
            <w:color w:val="000000" w:themeColor="text1"/>
          </w:rPr>
          <w:t>Bedroom3)</w:t>
        </w:r>
      </w:ins>
    </w:p>
    <w:p w14:paraId="447EEAA2" w14:textId="087E5AC5" w:rsidR="00103D67" w:rsidRDefault="00103D67" w:rsidP="00E83492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For each data set report</w:t>
      </w:r>
      <w:r w:rsidR="00F33B9B">
        <w:rPr>
          <w:rFonts w:eastAsiaTheme="minorEastAsia"/>
          <w:color w:val="000000" w:themeColor="text1"/>
        </w:rPr>
        <w:t>:</w:t>
      </w:r>
    </w:p>
    <w:p w14:paraId="578C6CBE" w14:textId="1C24984F" w:rsidR="00103D67" w:rsidRDefault="00103D67" w:rsidP="00103D67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The </w:t>
      </w:r>
      <w:proofErr w:type="gramStart"/>
      <w:r>
        <w:rPr>
          <w:rFonts w:eastAsiaTheme="minorEastAsia"/>
          <w:color w:val="000000" w:themeColor="text1"/>
        </w:rPr>
        <w:t>initial</w:t>
      </w:r>
      <w:proofErr w:type="gramEnd"/>
      <w:r>
        <w:rPr>
          <w:rFonts w:eastAsiaTheme="minorEastAsia"/>
          <w:color w:val="000000" w:themeColor="text1"/>
        </w:rPr>
        <w:t xml:space="preserve"> average and standard deviation of RH for </w:t>
      </w:r>
      <w:r w:rsidR="009A73EC">
        <w:rPr>
          <w:rFonts w:eastAsiaTheme="minorEastAsia"/>
          <w:color w:val="000000" w:themeColor="text1"/>
        </w:rPr>
        <w:t>30</w:t>
      </w:r>
      <w:r>
        <w:rPr>
          <w:rFonts w:eastAsiaTheme="minorEastAsia"/>
          <w:color w:val="000000" w:themeColor="text1"/>
        </w:rPr>
        <w:t xml:space="preserve"> </w:t>
      </w:r>
      <w:r w:rsidR="008F3118">
        <w:rPr>
          <w:rFonts w:eastAsiaTheme="minorEastAsia"/>
          <w:color w:val="000000" w:themeColor="text1"/>
        </w:rPr>
        <w:t>minutes</w:t>
      </w:r>
      <w:r>
        <w:rPr>
          <w:rFonts w:eastAsiaTheme="minorEastAsia"/>
          <w:color w:val="000000" w:themeColor="text1"/>
        </w:rPr>
        <w:t xml:space="preserve"> prior to the shower turning on.</w:t>
      </w:r>
    </w:p>
    <w:p w14:paraId="51A14298" w14:textId="47B1B39A" w:rsidR="00103D67" w:rsidRPr="00103D67" w:rsidRDefault="00103D67" w:rsidP="00103D67">
      <w:pPr>
        <w:pStyle w:val="ListParagraph"/>
        <w:numPr>
          <w:ilvl w:val="0"/>
          <w:numId w:val="3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lastRenderedPageBreak/>
        <w:t>T</w:t>
      </w:r>
      <w:r w:rsidRPr="00103D67">
        <w:rPr>
          <w:rFonts w:eastAsiaTheme="minorEastAsia"/>
          <w:color w:val="000000" w:themeColor="text1"/>
        </w:rPr>
        <w:t>he average</w:t>
      </w:r>
      <w:r>
        <w:rPr>
          <w:rFonts w:eastAsiaTheme="minorEastAsia"/>
          <w:color w:val="000000" w:themeColor="text1"/>
        </w:rPr>
        <w:t xml:space="preserve"> and standard deviation</w:t>
      </w:r>
      <w:r w:rsidRPr="00103D67">
        <w:rPr>
          <w:rFonts w:eastAsiaTheme="minorEastAsia"/>
          <w:color w:val="000000" w:themeColor="text1"/>
        </w:rPr>
        <w:t xml:space="preserve"> RH for </w:t>
      </w:r>
      <w:r w:rsidR="009A73EC">
        <w:rPr>
          <w:rFonts w:eastAsiaTheme="minorEastAsia"/>
          <w:color w:val="000000" w:themeColor="text1"/>
        </w:rPr>
        <w:t>the two hours</w:t>
      </w:r>
      <w:r w:rsidRPr="00103D67">
        <w:rPr>
          <w:rFonts w:eastAsiaTheme="minorEastAsia"/>
          <w:color w:val="000000" w:themeColor="text1"/>
        </w:rPr>
        <w:t xml:space="preserve"> after the shower turns off, along with the difference between the min and max values for that </w:t>
      </w:r>
      <w:r w:rsidR="003D52C4" w:rsidRPr="00103D67">
        <w:rPr>
          <w:rFonts w:eastAsiaTheme="minorEastAsia"/>
          <w:color w:val="000000" w:themeColor="text1"/>
        </w:rPr>
        <w:t>period</w:t>
      </w:r>
      <w:r w:rsidRPr="00103D67">
        <w:rPr>
          <w:rFonts w:eastAsiaTheme="minorEastAsia"/>
          <w:color w:val="000000" w:themeColor="text1"/>
        </w:rPr>
        <w:t>.</w:t>
      </w:r>
    </w:p>
    <w:p w14:paraId="0567DD52" w14:textId="792F8F69" w:rsidR="00103D67" w:rsidRPr="00442F5B" w:rsidRDefault="00103D67" w:rsidP="00103D67">
      <w:pPr>
        <w:pStyle w:val="Heading1"/>
        <w:rPr>
          <w:rFonts w:eastAsiaTheme="minorEastAsia"/>
          <w:color w:val="000000" w:themeColor="text1"/>
        </w:rPr>
      </w:pPr>
      <w:r>
        <w:t>Temperature Analys</w:t>
      </w:r>
      <w:r w:rsidR="00F76994">
        <w:t>e</w:t>
      </w:r>
      <w:r>
        <w:t>s:</w:t>
      </w:r>
    </w:p>
    <w:p w14:paraId="17960BDD" w14:textId="48D0EDD5" w:rsidR="00F76994" w:rsidRPr="00F76994" w:rsidRDefault="00103D67" w:rsidP="00F76994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There are </w:t>
      </w:r>
      <w:r w:rsidR="00F76994">
        <w:rPr>
          <w:rFonts w:eastAsiaTheme="minorEastAsia"/>
          <w:color w:val="000000" w:themeColor="text1"/>
        </w:rPr>
        <w:t>three</w:t>
      </w:r>
      <w:r>
        <w:rPr>
          <w:rFonts w:eastAsiaTheme="minorEastAsia"/>
          <w:color w:val="000000" w:themeColor="text1"/>
        </w:rPr>
        <w:t xml:space="preserve"> </w:t>
      </w:r>
      <w:r w:rsidR="008F3118">
        <w:rPr>
          <w:rFonts w:eastAsiaTheme="minorEastAsia"/>
          <w:color w:val="000000" w:themeColor="text1"/>
        </w:rPr>
        <w:t>types of instruments</w:t>
      </w:r>
      <w:r w:rsidR="00F76994">
        <w:rPr>
          <w:rFonts w:eastAsiaTheme="minorEastAsia"/>
          <w:color w:val="000000" w:themeColor="text1"/>
        </w:rPr>
        <w:t xml:space="preserve"> </w:t>
      </w:r>
      <w:r w:rsidR="008F3118">
        <w:rPr>
          <w:rFonts w:eastAsiaTheme="minorEastAsia"/>
          <w:color w:val="000000" w:themeColor="text1"/>
        </w:rPr>
        <w:t xml:space="preserve">for </w:t>
      </w:r>
      <w:r w:rsidR="00F76994">
        <w:rPr>
          <w:rFonts w:eastAsiaTheme="minorEastAsia"/>
          <w:color w:val="000000" w:themeColor="text1"/>
        </w:rPr>
        <w:t>recording temperatures</w:t>
      </w:r>
      <w:r>
        <w:rPr>
          <w:rFonts w:eastAsiaTheme="minorEastAsia"/>
          <w:color w:val="000000" w:themeColor="text1"/>
        </w:rPr>
        <w:t xml:space="preserve">. </w:t>
      </w:r>
      <w:r w:rsidR="00F76994">
        <w:rPr>
          <w:rFonts w:eastAsiaTheme="minorEastAsia"/>
          <w:color w:val="000000" w:themeColor="text1"/>
        </w:rPr>
        <w:t xml:space="preserve">The following locations should be analyzed. The same </w:t>
      </w:r>
      <w:r w:rsidR="00760DD6">
        <w:rPr>
          <w:rFonts w:eastAsiaTheme="minorEastAsia"/>
          <w:color w:val="000000" w:themeColor="text1"/>
        </w:rPr>
        <w:t xml:space="preserve">locations as temperature should be </w:t>
      </w:r>
      <w:r w:rsidR="00760DD6">
        <w:t>processed</w:t>
      </w:r>
      <w:r w:rsidR="00760DD6">
        <w:rPr>
          <w:rFonts w:eastAsiaTheme="minorEastAsia"/>
          <w:color w:val="000000" w:themeColor="text1"/>
        </w:rPr>
        <w:t>.</w:t>
      </w:r>
    </w:p>
    <w:p w14:paraId="383DE6BA" w14:textId="4783FEDE" w:rsidR="00103D67" w:rsidRDefault="00103D67" w:rsidP="00103D67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For each data set</w:t>
      </w:r>
      <w:r w:rsidR="008F3118">
        <w:rPr>
          <w:rFonts w:eastAsiaTheme="minorEastAsia"/>
          <w:color w:val="000000" w:themeColor="text1"/>
        </w:rPr>
        <w:t>,</w:t>
      </w:r>
      <w:r>
        <w:rPr>
          <w:rFonts w:eastAsiaTheme="minorEastAsia"/>
          <w:color w:val="000000" w:themeColor="text1"/>
        </w:rPr>
        <w:t xml:space="preserve"> report the average temperature for the two hours after the shower turns off, along with the difference between the min and max values for that </w:t>
      </w:r>
      <w:r w:rsidR="003D52C4">
        <w:rPr>
          <w:rFonts w:eastAsiaTheme="minorEastAsia"/>
          <w:color w:val="000000" w:themeColor="text1"/>
        </w:rPr>
        <w:t>period</w:t>
      </w:r>
      <w:r>
        <w:rPr>
          <w:rFonts w:eastAsiaTheme="minorEastAsia"/>
          <w:color w:val="000000" w:themeColor="text1"/>
        </w:rPr>
        <w:t>.</w:t>
      </w:r>
    </w:p>
    <w:p w14:paraId="5D37741D" w14:textId="77777777" w:rsidR="00F33B9B" w:rsidRDefault="00F33B9B" w:rsidP="00F33B9B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For each data set report:</w:t>
      </w:r>
    </w:p>
    <w:p w14:paraId="336E56C0" w14:textId="351A0EB1" w:rsidR="00F33B9B" w:rsidRDefault="00F33B9B" w:rsidP="00F33B9B">
      <w:pPr>
        <w:pStyle w:val="ListParagraph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The initial average and standard deviation of temperature, for the 30 </w:t>
      </w:r>
      <w:r w:rsidR="008F3118">
        <w:rPr>
          <w:rFonts w:eastAsiaTheme="minorEastAsia"/>
          <w:color w:val="000000" w:themeColor="text1"/>
        </w:rPr>
        <w:t>minutes</w:t>
      </w:r>
      <w:r>
        <w:rPr>
          <w:rFonts w:eastAsiaTheme="minorEastAsia"/>
          <w:color w:val="000000" w:themeColor="text1"/>
        </w:rPr>
        <w:t xml:space="preserve"> prior to the shower turning on.</w:t>
      </w:r>
    </w:p>
    <w:p w14:paraId="2B02D1E7" w14:textId="4FEB2EBF" w:rsidR="00F33B9B" w:rsidRDefault="00F33B9B" w:rsidP="00F33B9B">
      <w:pPr>
        <w:pStyle w:val="ListParagraph"/>
        <w:numPr>
          <w:ilvl w:val="0"/>
          <w:numId w:val="4"/>
        </w:num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T</w:t>
      </w:r>
      <w:r w:rsidRPr="00103D67">
        <w:rPr>
          <w:rFonts w:eastAsiaTheme="minorEastAsia"/>
          <w:color w:val="000000" w:themeColor="text1"/>
        </w:rPr>
        <w:t>he average</w:t>
      </w:r>
      <w:r>
        <w:rPr>
          <w:rFonts w:eastAsiaTheme="minorEastAsia"/>
          <w:color w:val="000000" w:themeColor="text1"/>
        </w:rPr>
        <w:t xml:space="preserve"> and standard deviation</w:t>
      </w:r>
      <w:r w:rsidRPr="00103D67">
        <w:rPr>
          <w:rFonts w:eastAsiaTheme="minorEastAsia"/>
          <w:color w:val="000000" w:themeColor="text1"/>
        </w:rPr>
        <w:t xml:space="preserve"> </w:t>
      </w:r>
      <w:r w:rsidR="008F3118">
        <w:rPr>
          <w:rFonts w:eastAsiaTheme="minorEastAsia"/>
          <w:color w:val="000000" w:themeColor="text1"/>
        </w:rPr>
        <w:t xml:space="preserve">temperatures for </w:t>
      </w:r>
      <w:r w:rsidR="009A73EC">
        <w:rPr>
          <w:rFonts w:eastAsiaTheme="minorEastAsia"/>
          <w:color w:val="000000" w:themeColor="text1"/>
        </w:rPr>
        <w:t>the two hours</w:t>
      </w:r>
      <w:r w:rsidRPr="00103D67">
        <w:rPr>
          <w:rFonts w:eastAsiaTheme="minorEastAsia"/>
          <w:color w:val="000000" w:themeColor="text1"/>
        </w:rPr>
        <w:t xml:space="preserve"> after the shower turns off.</w:t>
      </w:r>
    </w:p>
    <w:p w14:paraId="69A0CCF2" w14:textId="7A59EE1B" w:rsidR="00760DD6" w:rsidRDefault="00760DD6" w:rsidP="00760DD6">
      <w:pPr>
        <w:pStyle w:val="Heading1"/>
      </w:pPr>
      <w:r>
        <w:t>Other Data:</w:t>
      </w:r>
    </w:p>
    <w:p w14:paraId="21264F02" w14:textId="130674A6" w:rsidR="00760DD6" w:rsidRDefault="00760DD6" w:rsidP="00760DD6">
      <w:r>
        <w:t>The following other data from the DAQ should be processed:</w:t>
      </w:r>
    </w:p>
    <w:p w14:paraId="4B07C8F3" w14:textId="3B8A8EC1" w:rsidR="00760DD6" w:rsidRDefault="00760DD6" w:rsidP="00760DD6">
      <w:pPr>
        <w:pStyle w:val="ListParagraph"/>
        <w:numPr>
          <w:ilvl w:val="0"/>
          <w:numId w:val="6"/>
        </w:numPr>
      </w:pPr>
      <w:r>
        <w:t>Windspeed</w:t>
      </w:r>
    </w:p>
    <w:p w14:paraId="26A93A65" w14:textId="70AB343E" w:rsidR="00760DD6" w:rsidRDefault="00760DD6" w:rsidP="00760DD6">
      <w:pPr>
        <w:pStyle w:val="ListParagraph"/>
        <w:numPr>
          <w:ilvl w:val="0"/>
          <w:numId w:val="6"/>
        </w:numPr>
      </w:pPr>
      <w:r>
        <w:t>Direction</w:t>
      </w:r>
    </w:p>
    <w:p w14:paraId="19F76E14" w14:textId="77777777" w:rsidR="00760DD6" w:rsidRDefault="00760DD6" w:rsidP="00760DD6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For each data set report:</w:t>
      </w:r>
    </w:p>
    <w:p w14:paraId="681757EC" w14:textId="2EA0361A" w:rsidR="00760DD6" w:rsidRPr="00760DD6" w:rsidRDefault="00760DD6" w:rsidP="00760DD6">
      <w:pPr>
        <w:pStyle w:val="ListParagraph"/>
        <w:numPr>
          <w:ilvl w:val="0"/>
          <w:numId w:val="7"/>
        </w:numPr>
        <w:rPr>
          <w:rFonts w:eastAsiaTheme="minorEastAsia"/>
          <w:color w:val="000000" w:themeColor="text1"/>
        </w:rPr>
      </w:pPr>
      <w:r w:rsidRPr="00760DD6">
        <w:rPr>
          <w:rFonts w:eastAsiaTheme="minorEastAsia"/>
          <w:color w:val="000000" w:themeColor="text1"/>
        </w:rPr>
        <w:t xml:space="preserve">The </w:t>
      </w:r>
      <w:proofErr w:type="gramStart"/>
      <w:r w:rsidRPr="00760DD6">
        <w:rPr>
          <w:rFonts w:eastAsiaTheme="minorEastAsia"/>
          <w:color w:val="000000" w:themeColor="text1"/>
        </w:rPr>
        <w:t>initial</w:t>
      </w:r>
      <w:proofErr w:type="gramEnd"/>
      <w:r w:rsidRPr="00760DD6">
        <w:rPr>
          <w:rFonts w:eastAsiaTheme="minorEastAsia"/>
          <w:color w:val="000000" w:themeColor="text1"/>
        </w:rPr>
        <w:t xml:space="preserve"> average and standard deviation of the variables for </w:t>
      </w:r>
      <w:proofErr w:type="gramStart"/>
      <w:r w:rsidR="009A73EC">
        <w:rPr>
          <w:rFonts w:eastAsiaTheme="minorEastAsia"/>
          <w:color w:val="000000" w:themeColor="text1"/>
        </w:rPr>
        <w:t>the two</w:t>
      </w:r>
      <w:proofErr w:type="gramEnd"/>
      <w:r w:rsidR="009A73EC">
        <w:rPr>
          <w:rFonts w:eastAsiaTheme="minorEastAsia"/>
          <w:color w:val="000000" w:themeColor="text1"/>
        </w:rPr>
        <w:t xml:space="preserve"> hours</w:t>
      </w:r>
      <w:r w:rsidRPr="00760DD6">
        <w:rPr>
          <w:rFonts w:eastAsiaTheme="minorEastAsia"/>
          <w:color w:val="000000" w:themeColor="text1"/>
        </w:rPr>
        <w:t xml:space="preserve"> after the shower turns off.</w:t>
      </w:r>
    </w:p>
    <w:p w14:paraId="3C8FEDBA" w14:textId="77777777" w:rsidR="00760DD6" w:rsidRPr="00760DD6" w:rsidRDefault="00760DD6" w:rsidP="00760DD6"/>
    <w:p w14:paraId="5C296FAE" w14:textId="77777777" w:rsidR="00760DD6" w:rsidRPr="00760DD6" w:rsidRDefault="00760DD6" w:rsidP="00760DD6">
      <w:pPr>
        <w:rPr>
          <w:rFonts w:eastAsiaTheme="minorEastAsia"/>
          <w:color w:val="000000" w:themeColor="text1"/>
        </w:rPr>
      </w:pPr>
    </w:p>
    <w:p w14:paraId="029E2FF6" w14:textId="39C9325B" w:rsidR="00103D67" w:rsidRDefault="00103D67" w:rsidP="00103D67">
      <w:pPr>
        <w:rPr>
          <w:rFonts w:eastAsiaTheme="minorEastAsia"/>
          <w:color w:val="000000" w:themeColor="text1"/>
        </w:rPr>
      </w:pPr>
    </w:p>
    <w:p w14:paraId="475F8F6B" w14:textId="77777777" w:rsidR="00103D67" w:rsidRPr="00442F5B" w:rsidRDefault="00103D67" w:rsidP="00E83492">
      <w:pPr>
        <w:rPr>
          <w:rFonts w:eastAsiaTheme="minorEastAsia"/>
          <w:color w:val="000000" w:themeColor="text1"/>
        </w:rPr>
      </w:pPr>
    </w:p>
    <w:p w14:paraId="567F20AA" w14:textId="77777777" w:rsidR="009A5BEA" w:rsidRDefault="009A5BEA" w:rsidP="009A5BEA"/>
    <w:p w14:paraId="7A9977A9" w14:textId="77777777" w:rsidR="009A5BEA" w:rsidRDefault="009A5BEA" w:rsidP="009A5BEA"/>
    <w:p w14:paraId="7EE10ABD" w14:textId="77777777" w:rsidR="009A5BEA" w:rsidRDefault="009A5BEA" w:rsidP="009A5BEA"/>
    <w:p w14:paraId="33DC0B13" w14:textId="77777777" w:rsidR="009A5BEA" w:rsidRDefault="009A5BEA"/>
    <w:p w14:paraId="21D4FC22" w14:textId="77777777" w:rsidR="009A5BEA" w:rsidRDefault="009A5BEA"/>
    <w:sectPr w:rsidR="009A5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151"/>
    <w:multiLevelType w:val="hybridMultilevel"/>
    <w:tmpl w:val="135C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6456B"/>
    <w:multiLevelType w:val="hybridMultilevel"/>
    <w:tmpl w:val="BA9C8CB8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33DE1"/>
    <w:multiLevelType w:val="hybridMultilevel"/>
    <w:tmpl w:val="C8EECE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574B7"/>
    <w:multiLevelType w:val="hybridMultilevel"/>
    <w:tmpl w:val="D2EC3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65E1B"/>
    <w:multiLevelType w:val="hybridMultilevel"/>
    <w:tmpl w:val="89FCEC02"/>
    <w:lvl w:ilvl="0" w:tplc="0106A9D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B206C"/>
    <w:multiLevelType w:val="hybridMultilevel"/>
    <w:tmpl w:val="18F4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57642"/>
    <w:multiLevelType w:val="hybridMultilevel"/>
    <w:tmpl w:val="C8EECE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883C31"/>
    <w:multiLevelType w:val="hybridMultilevel"/>
    <w:tmpl w:val="6F4C467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A12C6"/>
    <w:multiLevelType w:val="hybridMultilevel"/>
    <w:tmpl w:val="C8EECEE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159788">
    <w:abstractNumId w:val="4"/>
  </w:num>
  <w:num w:numId="2" w16cid:durableId="1460957275">
    <w:abstractNumId w:val="3"/>
  </w:num>
  <w:num w:numId="3" w16cid:durableId="1338381348">
    <w:abstractNumId w:val="6"/>
  </w:num>
  <w:num w:numId="4" w16cid:durableId="1621109885">
    <w:abstractNumId w:val="8"/>
  </w:num>
  <w:num w:numId="5" w16cid:durableId="1930848717">
    <w:abstractNumId w:val="5"/>
  </w:num>
  <w:num w:numId="6" w16cid:durableId="717970311">
    <w:abstractNumId w:val="0"/>
  </w:num>
  <w:num w:numId="7" w16cid:durableId="695665822">
    <w:abstractNumId w:val="2"/>
  </w:num>
  <w:num w:numId="8" w16cid:durableId="1367561029">
    <w:abstractNumId w:val="1"/>
  </w:num>
  <w:num w:numId="9" w16cid:durableId="183560673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ma, Nathan M. (Fed)">
    <w15:presenceInfo w15:providerId="AD" w15:userId="S::nml@NIST.GOV::f627b029-6d1e-4785-b464-da54902ffca7"/>
  </w15:person>
  <w15:person w15:author="Lima, Nathan">
    <w15:presenceInfo w15:providerId="AD" w15:userId="S::nathan.lima@wsu.edu::5728094b-639c-4371-b9ae-384f3d361d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EA"/>
    <w:rsid w:val="00023689"/>
    <w:rsid w:val="00051670"/>
    <w:rsid w:val="000942DA"/>
    <w:rsid w:val="00103D67"/>
    <w:rsid w:val="00155920"/>
    <w:rsid w:val="001E12F2"/>
    <w:rsid w:val="00240083"/>
    <w:rsid w:val="002444B2"/>
    <w:rsid w:val="002D1095"/>
    <w:rsid w:val="002F4AB4"/>
    <w:rsid w:val="00340378"/>
    <w:rsid w:val="003D52C4"/>
    <w:rsid w:val="00442F5B"/>
    <w:rsid w:val="0049036D"/>
    <w:rsid w:val="004E1DC0"/>
    <w:rsid w:val="004E6FFC"/>
    <w:rsid w:val="00524873"/>
    <w:rsid w:val="00591284"/>
    <w:rsid w:val="005B2537"/>
    <w:rsid w:val="00654FBA"/>
    <w:rsid w:val="006D3ABF"/>
    <w:rsid w:val="00702EC2"/>
    <w:rsid w:val="00760DD6"/>
    <w:rsid w:val="00892066"/>
    <w:rsid w:val="008E6F83"/>
    <w:rsid w:val="008F3118"/>
    <w:rsid w:val="00964EBF"/>
    <w:rsid w:val="009A5BEA"/>
    <w:rsid w:val="009A73EC"/>
    <w:rsid w:val="00A540AF"/>
    <w:rsid w:val="00A738B4"/>
    <w:rsid w:val="00AB2E94"/>
    <w:rsid w:val="00B66FF4"/>
    <w:rsid w:val="00C71F5A"/>
    <w:rsid w:val="00D05D86"/>
    <w:rsid w:val="00D67588"/>
    <w:rsid w:val="00DA2B3A"/>
    <w:rsid w:val="00E831D1"/>
    <w:rsid w:val="00E83492"/>
    <w:rsid w:val="00EA4DAC"/>
    <w:rsid w:val="00ED3E27"/>
    <w:rsid w:val="00F33B9B"/>
    <w:rsid w:val="00F65B7F"/>
    <w:rsid w:val="00F76994"/>
    <w:rsid w:val="00FB457A"/>
    <w:rsid w:val="00FE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FA4A"/>
  <w15:chartTrackingRefBased/>
  <w15:docId w15:val="{39A49B41-3924-4031-8856-E2894C18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E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3492"/>
    <w:rPr>
      <w:color w:val="666666"/>
    </w:rPr>
  </w:style>
  <w:style w:type="paragraph" w:styleId="Revision">
    <w:name w:val="Revision"/>
    <w:hidden/>
    <w:uiPriority w:val="99"/>
    <w:semiHidden/>
    <w:rsid w:val="00D05D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Poppendieck, Dustin G. (Fed)</dc:creator>
  <cp:keywords/>
  <dc:description/>
  <cp:lastModifiedBy>Lima, Nathan M. (Fed)</cp:lastModifiedBy>
  <cp:revision>16</cp:revision>
  <dcterms:created xsi:type="dcterms:W3CDTF">2026-01-15T18:13:00Z</dcterms:created>
  <dcterms:modified xsi:type="dcterms:W3CDTF">2026-02-18T16:12:00Z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4dada842-d953-4fee-802e-ea0d2f198505</vt:lpwstr>
  </property>
</Properties>
</file>